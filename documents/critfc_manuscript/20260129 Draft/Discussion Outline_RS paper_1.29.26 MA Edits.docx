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CA5CA" w14:textId="3EBADB07" w:rsidR="000D44DD" w:rsidRDefault="00CA63DC">
      <w:r>
        <w:t>Discussion Outline</w:t>
      </w:r>
    </w:p>
    <w:p w14:paraId="05C182E4" w14:textId="77777777" w:rsidR="001D4441" w:rsidRDefault="001D4441"/>
    <w:p w14:paraId="4803B2D7" w14:textId="03CF6F6B" w:rsidR="00855AF2" w:rsidRDefault="00855AF2">
      <w:proofErr w:type="spellStart"/>
      <w:r>
        <w:t>Kelt</w:t>
      </w:r>
      <w:r w:rsidR="0030258E">
        <w:t>ing</w:t>
      </w:r>
      <w:proofErr w:type="spellEnd"/>
      <w:r w:rsidR="0030258E">
        <w:t xml:space="preserve"> rates</w:t>
      </w:r>
    </w:p>
    <w:p w14:paraId="65AD8E05" w14:textId="77777777" w:rsidR="00855AF2" w:rsidRDefault="00855AF2"/>
    <w:p w14:paraId="2061B67C" w14:textId="77777777" w:rsidR="009050E9" w:rsidRPr="009050E9" w:rsidRDefault="00855AF2" w:rsidP="009050E9">
      <w:pPr>
        <w:pStyle w:val="ListParagraph"/>
        <w:numPr>
          <w:ilvl w:val="0"/>
          <w:numId w:val="1"/>
        </w:numPr>
      </w:pPr>
      <w:r>
        <w:rPr>
          <w:b/>
          <w:bCs/>
        </w:rPr>
        <w:t>Survival to post-spawning</w:t>
      </w:r>
      <w:r w:rsidR="000A749D">
        <w:rPr>
          <w:b/>
          <w:bCs/>
        </w:rPr>
        <w:t xml:space="preserve"> downstream migration</w:t>
      </w:r>
      <w:r>
        <w:rPr>
          <w:b/>
          <w:bCs/>
        </w:rPr>
        <w:t xml:space="preserve"> (</w:t>
      </w:r>
      <w:proofErr w:type="spellStart"/>
      <w:r>
        <w:rPr>
          <w:b/>
          <w:bCs/>
        </w:rPr>
        <w:t>kelting</w:t>
      </w:r>
      <w:proofErr w:type="spellEnd"/>
      <w:r w:rsidR="001E7127">
        <w:rPr>
          <w:b/>
          <w:bCs/>
        </w:rPr>
        <w:t xml:space="preserve"> rate</w:t>
      </w:r>
      <w:r>
        <w:rPr>
          <w:b/>
          <w:bCs/>
        </w:rPr>
        <w:t xml:space="preserve">) </w:t>
      </w:r>
      <w:r w:rsidR="001E7127">
        <w:rPr>
          <w:b/>
          <w:bCs/>
        </w:rPr>
        <w:t>was</w:t>
      </w:r>
      <w:r>
        <w:rPr>
          <w:b/>
          <w:bCs/>
        </w:rPr>
        <w:t xml:space="preserve"> high (77% average) in natural origin female steelhead spawning above Lower Granite Dam</w:t>
      </w:r>
      <w:r w:rsidR="001E7127">
        <w:rPr>
          <w:b/>
          <w:bCs/>
        </w:rPr>
        <w:t xml:space="preserve"> from 2016-2021</w:t>
      </w:r>
      <w:r w:rsidR="003A2C10">
        <w:rPr>
          <w:b/>
          <w:bCs/>
        </w:rPr>
        <w:t>.</w:t>
      </w:r>
    </w:p>
    <w:p w14:paraId="2211B4B0" w14:textId="0262B90C" w:rsidR="003A2C10" w:rsidRDefault="001E7127" w:rsidP="009050E9">
      <w:pPr>
        <w:pStyle w:val="ListParagraph"/>
        <w:numPr>
          <w:ilvl w:val="1"/>
          <w:numId w:val="1"/>
        </w:numPr>
      </w:pPr>
      <w:r w:rsidRPr="009050E9">
        <w:rPr>
          <w:b/>
          <w:bCs/>
        </w:rPr>
        <w:t>O</w:t>
      </w:r>
      <w:r w:rsidR="003A2C10" w:rsidRPr="009050E9">
        <w:rPr>
          <w:b/>
          <w:bCs/>
        </w:rPr>
        <w:t xml:space="preserve">urs is the </w:t>
      </w:r>
      <w:r w:rsidR="003A2C10" w:rsidRPr="009050E9">
        <w:rPr>
          <w:b/>
          <w:bCs/>
          <w:u w:val="single"/>
        </w:rPr>
        <w:t xml:space="preserve">first </w:t>
      </w:r>
      <w:proofErr w:type="spellStart"/>
      <w:r w:rsidR="003A2C10" w:rsidRPr="009050E9">
        <w:rPr>
          <w:b/>
          <w:bCs/>
          <w:u w:val="single"/>
        </w:rPr>
        <w:t>kelt</w:t>
      </w:r>
      <w:r w:rsidRPr="009050E9">
        <w:rPr>
          <w:b/>
          <w:bCs/>
          <w:u w:val="single"/>
        </w:rPr>
        <w:t>ing</w:t>
      </w:r>
      <w:proofErr w:type="spellEnd"/>
      <w:r w:rsidRPr="009050E9">
        <w:rPr>
          <w:b/>
          <w:bCs/>
          <w:u w:val="single"/>
        </w:rPr>
        <w:t xml:space="preserve"> </w:t>
      </w:r>
      <w:r w:rsidR="003A2C10" w:rsidRPr="009050E9">
        <w:rPr>
          <w:b/>
          <w:bCs/>
          <w:u w:val="single"/>
        </w:rPr>
        <w:t>rate</w:t>
      </w:r>
      <w:r w:rsidR="003A2C10" w:rsidRPr="009050E9">
        <w:rPr>
          <w:b/>
          <w:bCs/>
        </w:rPr>
        <w:t xml:space="preserve"> </w:t>
      </w:r>
      <w:r w:rsidRPr="009050E9">
        <w:rPr>
          <w:b/>
          <w:bCs/>
        </w:rPr>
        <w:t xml:space="preserve">that </w:t>
      </w:r>
      <w:r w:rsidR="00F17245" w:rsidRPr="009050E9">
        <w:rPr>
          <w:b/>
          <w:bCs/>
        </w:rPr>
        <w:t>estimat</w:t>
      </w:r>
      <w:r w:rsidRPr="009050E9">
        <w:rPr>
          <w:b/>
          <w:bCs/>
        </w:rPr>
        <w:t>es</w:t>
      </w:r>
      <w:r w:rsidR="003A2C10" w:rsidRPr="009050E9">
        <w:rPr>
          <w:b/>
          <w:bCs/>
        </w:rPr>
        <w:t xml:space="preserve"> survival from LGR back to LGR using a</w:t>
      </w:r>
      <w:r w:rsidR="0002292D" w:rsidRPr="009050E9">
        <w:rPr>
          <w:b/>
          <w:bCs/>
        </w:rPr>
        <w:t xml:space="preserve"> </w:t>
      </w:r>
      <w:r w:rsidR="0002292D" w:rsidRPr="009050E9">
        <w:rPr>
          <w:b/>
          <w:bCs/>
          <w:u w:val="single"/>
        </w:rPr>
        <w:t>project-wide</w:t>
      </w:r>
      <w:r w:rsidR="0002292D" w:rsidRPr="00EB149D">
        <w:rPr>
          <w:b/>
          <w:bCs/>
          <w:u w:val="single"/>
        </w:rPr>
        <w:t xml:space="preserve"> </w:t>
      </w:r>
      <w:r w:rsidR="003A2C10" w:rsidRPr="009050E9">
        <w:rPr>
          <w:b/>
          <w:bCs/>
          <w:u w:val="single"/>
        </w:rPr>
        <w:t>detection efficiency</w:t>
      </w:r>
      <w:r w:rsidR="003A2C10" w:rsidRPr="009050E9">
        <w:rPr>
          <w:b/>
          <w:bCs/>
        </w:rPr>
        <w:t xml:space="preserve"> estimate and is </w:t>
      </w:r>
      <w:r w:rsidR="003A2C10" w:rsidRPr="009050E9">
        <w:rPr>
          <w:b/>
          <w:bCs/>
          <w:u w:val="single"/>
        </w:rPr>
        <w:t>female-specific</w:t>
      </w:r>
      <w:r w:rsidR="003A2C10">
        <w:t>.</w:t>
      </w:r>
    </w:p>
    <w:p w14:paraId="5E077173" w14:textId="77777777" w:rsidR="00032F63" w:rsidRDefault="00032F63" w:rsidP="00032F63">
      <w:pPr>
        <w:pStyle w:val="ListParagraph"/>
        <w:numPr>
          <w:ilvl w:val="1"/>
          <w:numId w:val="1"/>
        </w:numPr>
      </w:pPr>
      <w:r>
        <w:rPr>
          <w:b/>
          <w:bCs/>
        </w:rPr>
        <w:t>The present study found</w:t>
      </w:r>
      <w:r w:rsidRPr="00AF03F0">
        <w:rPr>
          <w:b/>
          <w:bCs/>
        </w:rPr>
        <w:t xml:space="preserve"> a much </w:t>
      </w:r>
      <w:r w:rsidRPr="0043695F">
        <w:rPr>
          <w:b/>
          <w:bCs/>
          <w:u w:val="single"/>
        </w:rPr>
        <w:t xml:space="preserve">higher </w:t>
      </w:r>
      <w:proofErr w:type="spellStart"/>
      <w:r w:rsidRPr="0043695F">
        <w:rPr>
          <w:b/>
          <w:bCs/>
          <w:u w:val="single"/>
        </w:rPr>
        <w:t>kelt</w:t>
      </w:r>
      <w:proofErr w:type="spellEnd"/>
      <w:r w:rsidRPr="0043695F">
        <w:rPr>
          <w:b/>
          <w:bCs/>
          <w:u w:val="single"/>
        </w:rPr>
        <w:t xml:space="preserve"> survival rate</w:t>
      </w:r>
      <w:r w:rsidRPr="00AF03F0">
        <w:rPr>
          <w:b/>
          <w:bCs/>
        </w:rPr>
        <w:t xml:space="preserve"> than has been previously reported in the Snake River</w:t>
      </w:r>
      <w:r>
        <w:t xml:space="preserve">, but was </w:t>
      </w:r>
      <w:proofErr w:type="gramStart"/>
      <w:r>
        <w:t>similar to</w:t>
      </w:r>
      <w:proofErr w:type="gramEnd"/>
      <w:r>
        <w:t>:</w:t>
      </w:r>
    </w:p>
    <w:p w14:paraId="5E98332D" w14:textId="1DF5C422" w:rsidR="00032F63" w:rsidRDefault="00EB149D" w:rsidP="00032F63">
      <w:pPr>
        <w:pStyle w:val="EndNoteBibliography"/>
        <w:numPr>
          <w:ilvl w:val="2"/>
          <w:numId w:val="29"/>
        </w:numPr>
      </w:pPr>
      <w:proofErr w:type="spellStart"/>
      <w:r>
        <w:t>K</w:t>
      </w:r>
      <w:r w:rsidR="00032F63">
        <w:t>elt</w:t>
      </w:r>
      <w:proofErr w:type="spellEnd"/>
      <w:r w:rsidR="00032F63">
        <w:t xml:space="preserve"> survival rates in UCR (69% estimated back to BON</w:t>
      </w:r>
      <w:r>
        <w:t>)</w:t>
      </w:r>
      <w:r w:rsidR="00032F63">
        <w:t xml:space="preserve"> </w:t>
      </w:r>
      <w:r w:rsidR="00032F63">
        <w:fldChar w:fldCharType="begin"/>
      </w:r>
      <w:r w:rsidR="005D5D59">
        <w:instrText xml:space="preserve"> ADDIN EN.CITE &lt;EndNote&gt;&lt;Cite&gt;&lt;Author&gt;Fuchs&lt;/Author&gt;&lt;Year&gt;2021&lt;/Year&gt;&lt;RecNum&gt;1739&lt;/RecNum&gt;&lt;DisplayText&gt;(Fuchs et al., 2021)&lt;/DisplayText&gt;&lt;record&gt;&lt;rec-number&gt;1739&lt;/rec-number&gt;&lt;foreign-keys&gt;&lt;key app="EN" db-id="ezaxarefqfvr55etf21xtfw1v9av0rftdw9f" timestamp="1762898782"&gt;1739&lt;/key&gt;&lt;/foreign-keys&gt;&lt;ref-type name="Journal Article"&gt;17&lt;/ref-type&gt;&lt;contributors&gt;&lt;authors&gt;&lt;author&gt;Fuchs, N. T.&lt;/author&gt;&lt;author&gt;Caudill, C. C.&lt;/author&gt;&lt;author&gt;Murdoch, A. R. &lt;/author&gt;&lt;author&gt;Truscott, B. L.&lt;/author&gt;&lt;/authors&gt;&lt;/contributors&gt;&lt;titles&gt;&lt;title&gt;Overwintering Distribution and Postspawn Survival of Steelhead in the Upper Columbia River Basin&lt;/title&gt;&lt;secondary-title&gt;North American Journal of Fisheries Management&lt;/secondary-title&gt;&lt;/titles&gt;&lt;periodical&gt;&lt;full-title&gt;North American Journal of Fisheries Management&lt;/full-title&gt;&lt;/periodical&gt;&lt;pages&gt;1548-8675&lt;/pages&gt;&lt;dates&gt;&lt;year&gt;2021&lt;/year&gt;&lt;/dates&gt;&lt;urls&gt;&lt;/urls&gt;&lt;electronic-resource-num&gt;DOI: 10.1002/nafm.10585&lt;/electronic-resource-num&gt;&lt;/record&gt;&lt;/Cite&gt;&lt;/EndNote&gt;</w:instrText>
      </w:r>
      <w:r w:rsidR="00032F63">
        <w:fldChar w:fldCharType="separate"/>
      </w:r>
      <w:r w:rsidR="005D5D59">
        <w:rPr>
          <w:noProof/>
        </w:rPr>
        <w:t>(Fuchs et al., 2021)</w:t>
      </w:r>
      <w:r w:rsidR="00032F63">
        <w:fldChar w:fldCharType="end"/>
      </w:r>
      <w:r w:rsidR="00032F63">
        <w:t>,</w:t>
      </w:r>
    </w:p>
    <w:p w14:paraId="1E0A1960" w14:textId="4FB153B7" w:rsidR="00032F63" w:rsidRDefault="00032F63" w:rsidP="00032F63">
      <w:pPr>
        <w:pStyle w:val="EndNoteBibliography"/>
        <w:numPr>
          <w:ilvl w:val="2"/>
          <w:numId w:val="29"/>
        </w:numPr>
      </w:pPr>
      <w:proofErr w:type="spellStart"/>
      <w:r>
        <w:t>Kelt</w:t>
      </w:r>
      <w:proofErr w:type="spellEnd"/>
      <w:r>
        <w:t xml:space="preserve"> survival rates in the Yakima </w:t>
      </w:r>
      <w:r w:rsidR="0002292D">
        <w:t>R</w:t>
      </w:r>
      <w:r>
        <w:t>iver (70%, includes males</w:t>
      </w:r>
      <w:r w:rsidR="00362C04">
        <w:t>) (</w:t>
      </w:r>
      <w:r w:rsidR="009A7968">
        <w:t>Chris Frederiksen, Yakama Nation Fisheries, personal communication</w:t>
      </w:r>
      <w:r>
        <w:t>)</w:t>
      </w:r>
      <w:r w:rsidR="00362C04">
        <w:t>,</w:t>
      </w:r>
    </w:p>
    <w:p w14:paraId="0FF01C7E" w14:textId="0E7A7CF9" w:rsidR="00032F63" w:rsidRDefault="00032F63" w:rsidP="00032F63">
      <w:pPr>
        <w:pStyle w:val="EndNoteBibliography"/>
        <w:numPr>
          <w:ilvl w:val="2"/>
          <w:numId w:val="29"/>
        </w:numPr>
      </w:pPr>
      <w:r>
        <w:t xml:space="preserve">and in landlocked Atlantic salmon (49% post-spawn survival, including males but females had higher post spawn survival) </w:t>
      </w:r>
      <w:r>
        <w:fldChar w:fldCharType="begin"/>
      </w:r>
      <w:r w:rsidR="005D5D59">
        <w:instrText xml:space="preserve"> ADDIN EN.CITE &lt;EndNote&gt;&lt;Cite&gt;&lt;Author&gt;Nyqvist&lt;/Author&gt;&lt;Year&gt;2016&lt;/Year&gt;&lt;RecNum&gt;1740&lt;/RecNum&gt;&lt;DisplayText&gt;(Nyqvist et al., 2016)&lt;/DisplayText&gt;&lt;record&gt;&lt;rec-number&gt;1740&lt;/rec-number&gt;&lt;foreign-keys&gt;&lt;key app="EN" db-id="ezaxarefqfvr55etf21xtfw1v9av0rftdw9f" timestamp="1762899176"&gt;1740&lt;/key&gt;&lt;/foreign-keys&gt;&lt;ref-type name="Journal Article"&gt;17&lt;/ref-type&gt;&lt;contributors&gt;&lt;authors&gt;&lt;author&gt;Nyqvist, D.&lt;/author&gt;&lt;author&gt;Calles, O.&lt;/author&gt;&lt;author&gt;Bergman, E.&lt;/author&gt;&lt;author&gt;Hagelin, A.&lt;/author&gt;&lt;author&gt;Greenberg, L. A.&lt;/author&gt;&lt;/authors&gt;&lt;/contributors&gt;&lt;titles&gt;&lt;title&gt;&lt;style face="normal" font="default" size="100%"&gt;Post-spawning survival and downstream passage of landlocked Atlantic salmon (&lt;/style&gt;&lt;style face="italic" font="default" size="100%"&gt;Salmo salar&lt;/style&gt;&lt;style face="normal" font="default" size="100%"&gt;) in a regulated river: is there potential for repeat spawning?&lt;/style&gt;&lt;/title&gt;&lt;secondary-title&gt;River Research and Applications&lt;/secondary-title&gt;&lt;/titles&gt;&lt;periodical&gt;&lt;full-title&gt;River Research and Applications&lt;/full-title&gt;&lt;/periodical&gt;&lt;pages&gt;1008-1017&lt;/pages&gt;&lt;volume&gt;32&lt;/volume&gt;&lt;dates&gt;&lt;year&gt;2016&lt;/year&gt;&lt;/dates&gt;&lt;urls&gt;&lt;/urls&gt;&lt;electronic-resource-num&gt;10.1002/rra.2926&lt;/electronic-resource-num&gt;&lt;/record&gt;&lt;/Cite&gt;&lt;/EndNote&gt;</w:instrText>
      </w:r>
      <w:r>
        <w:fldChar w:fldCharType="separate"/>
      </w:r>
      <w:r w:rsidR="005D5D59">
        <w:rPr>
          <w:noProof/>
        </w:rPr>
        <w:t>(Nyqvist et al., 2016)</w:t>
      </w:r>
      <w:r>
        <w:fldChar w:fldCharType="end"/>
      </w:r>
      <w:r>
        <w:t>,</w:t>
      </w:r>
    </w:p>
    <w:p w14:paraId="0899F51B" w14:textId="20F19E07" w:rsidR="00032F63" w:rsidRDefault="00032F63" w:rsidP="003A2C10">
      <w:pPr>
        <w:pStyle w:val="ListParagraph"/>
        <w:numPr>
          <w:ilvl w:val="1"/>
          <w:numId w:val="1"/>
        </w:numPr>
      </w:pPr>
      <w:r>
        <w:t xml:space="preserve">Other estimates </w:t>
      </w:r>
      <w:r w:rsidR="006E3576">
        <w:t xml:space="preserve">either differ spatially or </w:t>
      </w:r>
      <w:r>
        <w:t xml:space="preserve">represent a minimum </w:t>
      </w:r>
      <w:proofErr w:type="spellStart"/>
      <w:r>
        <w:t>kelting</w:t>
      </w:r>
      <w:proofErr w:type="spellEnd"/>
      <w:r>
        <w:t xml:space="preserve"> rate based on numbers of fish detected without correction for detection efficiency.</w:t>
      </w:r>
    </w:p>
    <w:p w14:paraId="7EB7AE5B" w14:textId="481EADD6" w:rsidR="003A2C10" w:rsidRDefault="003A2C10" w:rsidP="003A2C10">
      <w:pPr>
        <w:pStyle w:val="ListParagraph"/>
        <w:numPr>
          <w:ilvl w:val="2"/>
          <w:numId w:val="1"/>
        </w:numPr>
      </w:pPr>
      <w:commentRangeStart w:id="0"/>
      <w:r>
        <w:t xml:space="preserve">Survival </w:t>
      </w:r>
      <w:r w:rsidR="00245D66">
        <w:t xml:space="preserve">from tributary exit downstream </w:t>
      </w:r>
      <w:r>
        <w:t xml:space="preserve">to Ice Harbor </w:t>
      </w:r>
      <w:r w:rsidR="00245D66">
        <w:t xml:space="preserve">on the Snake R. </w:t>
      </w:r>
      <w:r>
        <w:t>was estimated at 31-39%, including males</w:t>
      </w:r>
      <w:r w:rsidR="00245D66">
        <w:t>,</w:t>
      </w:r>
      <w:r w:rsidR="006E3576">
        <w:t xml:space="preserve"> corrected </w:t>
      </w:r>
      <w:r w:rsidR="00D015CD">
        <w:t xml:space="preserve">for detection efficiency </w:t>
      </w:r>
      <w:r w:rsidR="006E3576">
        <w:t>using CJS, h</w:t>
      </w:r>
      <w:r>
        <w:t xml:space="preserve">owever, % </w:t>
      </w:r>
      <w:r w:rsidR="000A749D">
        <w:t xml:space="preserve">is </w:t>
      </w:r>
      <w:r>
        <w:t xml:space="preserve">not </w:t>
      </w:r>
      <w:r w:rsidR="00D015CD">
        <w:t xml:space="preserve">based on </w:t>
      </w:r>
      <w:r w:rsidR="000A749D">
        <w:t>the total</w:t>
      </w:r>
      <w:r>
        <w:t xml:space="preserve"> upstream run</w:t>
      </w:r>
      <w:r w:rsidR="009C0765">
        <w:t xml:space="preserve"> </w:t>
      </w:r>
      <w:r w:rsidR="009C0765">
        <w:fldChar w:fldCharType="begin"/>
      </w:r>
      <w:r w:rsidR="005D5D59">
        <w:instrText xml:space="preserve"> ADDIN EN.CITE &lt;EndNote&gt;&lt;Cite&gt;&lt;Author&gt;Keefer&lt;/Author&gt;&lt;Year&gt;2018&lt;/Year&gt;&lt;RecNum&gt;1738&lt;/RecNum&gt;&lt;DisplayText&gt;(Keefer et al., 2018)&lt;/DisplayText&gt;&lt;record&gt;&lt;rec-number&gt;1738&lt;/rec-number&gt;&lt;foreign-keys&gt;&lt;key app="EN" db-id="ezaxarefqfvr55etf21xtfw1v9av0rftdw9f" timestamp="1762898372"&gt;1738&lt;/key&gt;&lt;/foreign-keys&gt;&lt;ref-type name="Journal Article"&gt;17&lt;/ref-type&gt;&lt;contributors&gt;&lt;authors&gt;&lt;author&gt;Keefer, M. L.&lt;/author&gt;&lt;author&gt;Jepson, M. A.&lt;/author&gt;&lt;author&gt;Clabough, T. S.&lt;/author&gt;&lt;author&gt;Johnson, E. L.&lt;/author&gt;&lt;author&gt;Narum, S. R.&lt;/author&gt;&lt;author&gt;Hess, Jon E.&lt;/author&gt;&lt;author&gt;Caudill, C. C.&lt;/author&gt;&lt;/authors&gt;&lt;/contributors&gt;&lt;titles&gt;&lt;title&gt;&lt;style face="normal" font="default" size="100%"&gt;Sea-to-sea survival of late-run adult steelhead (&lt;/style&gt;&lt;style face="italic" font="default" size="100%"&gt;Oncorhynchus mykiss&lt;/style&gt;&lt;style face="normal" font="default" size="100%"&gt;) from the Columbia and Snake rivers&lt;/style&gt;&lt;/title&gt;&lt;secondary-title&gt;Can. J. Fish. Aqua. Sci.&lt;/secondary-title&gt;&lt;/titles&gt;&lt;periodical&gt;&lt;full-title&gt;Can. J. Fish. Aqua. Sci.&lt;/full-title&gt;&lt;/periodical&gt;&lt;pages&gt;331-341&lt;/pages&gt;&lt;volume&gt;75&lt;/volume&gt;&lt;dates&gt;&lt;year&gt;2018&lt;/year&gt;&lt;/dates&gt;&lt;urls&gt;&lt;/urls&gt;&lt;electronic-resource-num&gt;10.1139/cjfas-2016-0430&lt;/electronic-resource-num&gt;&lt;/record&gt;&lt;/Cite&gt;&lt;/EndNote&gt;</w:instrText>
      </w:r>
      <w:r w:rsidR="009C0765">
        <w:fldChar w:fldCharType="separate"/>
      </w:r>
      <w:r w:rsidR="005D5D59">
        <w:rPr>
          <w:noProof/>
        </w:rPr>
        <w:t>(Keefer et al., 2018)</w:t>
      </w:r>
      <w:r w:rsidR="009C0765">
        <w:fldChar w:fldCharType="end"/>
      </w:r>
      <w:commentRangeEnd w:id="0"/>
      <w:r w:rsidR="00FF1CF2">
        <w:rPr>
          <w:rStyle w:val="CommentReference"/>
        </w:rPr>
        <w:commentReference w:id="0"/>
      </w:r>
      <w:r>
        <w:t>.</w:t>
      </w:r>
    </w:p>
    <w:p w14:paraId="4F7DB583" w14:textId="713BA3F4" w:rsidR="005E611C" w:rsidRDefault="0043695F" w:rsidP="005E611C">
      <w:pPr>
        <w:pStyle w:val="ListParagraph"/>
        <w:numPr>
          <w:ilvl w:val="2"/>
          <w:numId w:val="1"/>
        </w:numPr>
      </w:pPr>
      <w:proofErr w:type="spellStart"/>
      <w:r>
        <w:t>Kelt</w:t>
      </w:r>
      <w:proofErr w:type="spellEnd"/>
      <w:r>
        <w:t xml:space="preserve"> detection</w:t>
      </w:r>
      <w:r w:rsidR="00F17245">
        <w:t xml:space="preserve"> at LGR JBS </w:t>
      </w:r>
      <w:r w:rsidR="00A26F97">
        <w:t xml:space="preserve">was </w:t>
      </w:r>
      <w:r w:rsidR="00F17245">
        <w:t>13.4%</w:t>
      </w:r>
      <w:r w:rsidR="00A26F97">
        <w:t xml:space="preserve"> </w:t>
      </w:r>
      <w:r>
        <w:t xml:space="preserve">from </w:t>
      </w:r>
      <w:r w:rsidR="00A26F97">
        <w:t>2010-</w:t>
      </w:r>
      <w:r>
        <w:t>20</w:t>
      </w:r>
      <w:r w:rsidR="00A26F97">
        <w:t>15</w:t>
      </w:r>
      <w:r w:rsidR="00CB1C7A">
        <w:t xml:space="preserve"> </w:t>
      </w:r>
      <w:r w:rsidR="00CB1C7A">
        <w:fldChar w:fldCharType="begin"/>
      </w:r>
      <w:r w:rsidR="005D5D59">
        <w:instrText xml:space="preserve"> ADDIN EN.CITE &lt;EndNote&gt;&lt;Cite&gt;&lt;Author&gt;Copeland&lt;/Author&gt;&lt;Year&gt;2019&lt;/Year&gt;&lt;RecNum&gt;1734&lt;/RecNum&gt;&lt;DisplayText&gt;(Copeland et al., 2019)&lt;/DisplayText&gt;&lt;record&gt;&lt;rec-number&gt;1734&lt;/rec-number&gt;&lt;foreign-keys&gt;&lt;key app="EN" db-id="ezaxarefqfvr55etf21xtfw1v9av0rftdw9f" timestamp="1762896733"&gt;1734&lt;/key&gt;&lt;/foreign-keys&gt;&lt;ref-type name="Journal Article"&gt;17&lt;/ref-type&gt;&lt;contributors&gt;&lt;authors&gt;&lt;author&gt;Copeland, T. D.&lt;/author&gt;&lt;author&gt;Bowersox, B. J.&lt;/author&gt;&lt;author&gt;Ackerman, M. W.&lt;/author&gt;&lt;author&gt;Camacho, C.&lt;/author&gt;&lt;/authors&gt;&lt;/contributors&gt;&lt;titles&gt;&lt;title&gt;Pattern of Iteroparity in Wild Snake River Steelhead&lt;/title&gt;&lt;secondary-title&gt;Transactions of the American Fisheries Society&lt;/secondary-title&gt;&lt;/titles&gt;&lt;periodical&gt;&lt;full-title&gt;Transactions of the American Fisheries Society&lt;/full-title&gt;&lt;/periodical&gt;&lt;pages&gt;926-937&lt;/pages&gt;&lt;volume&gt;148&lt;/volume&gt;&lt;dates&gt;&lt;year&gt;2019&lt;/year&gt;&lt;/dates&gt;&lt;urls&gt;&lt;/urls&gt;&lt;electronic-resource-num&gt;10.1002/tafs.10187&lt;/electronic-resource-num&gt;&lt;/record&gt;&lt;/Cite&gt;&lt;/EndNote&gt;</w:instrText>
      </w:r>
      <w:r w:rsidR="00CB1C7A">
        <w:fldChar w:fldCharType="separate"/>
      </w:r>
      <w:r w:rsidR="005D5D59">
        <w:rPr>
          <w:noProof/>
        </w:rPr>
        <w:t>(Copeland et al., 2019)</w:t>
      </w:r>
      <w:r w:rsidR="00CB1C7A">
        <w:fldChar w:fldCharType="end"/>
      </w:r>
      <w:r w:rsidR="00785B4B">
        <w:t>.</w:t>
      </w:r>
      <w:r>
        <w:t xml:space="preserve"> Unadjusted for </w:t>
      </w:r>
      <w:proofErr w:type="spellStart"/>
      <w:r w:rsidR="00005BCA">
        <w:t>kelts</w:t>
      </w:r>
      <w:proofErr w:type="spellEnd"/>
      <w:r w:rsidR="00005BCA">
        <w:t xml:space="preserve"> known to emigrate by other routes</w:t>
      </w:r>
      <w:r>
        <w:t xml:space="preserve"> and included </w:t>
      </w:r>
      <w:commentRangeStart w:id="1"/>
      <w:commentRangeStart w:id="2"/>
      <w:r>
        <w:t>males</w:t>
      </w:r>
      <w:commentRangeEnd w:id="1"/>
      <w:r w:rsidR="00075109">
        <w:rPr>
          <w:rStyle w:val="CommentReference"/>
        </w:rPr>
        <w:commentReference w:id="1"/>
      </w:r>
      <w:commentRangeEnd w:id="2"/>
      <w:r w:rsidR="00150881">
        <w:rPr>
          <w:rStyle w:val="CommentReference"/>
        </w:rPr>
        <w:commentReference w:id="2"/>
      </w:r>
      <w:r>
        <w:t>.</w:t>
      </w:r>
      <w:r w:rsidR="0016763A">
        <w:t xml:space="preserve"> </w:t>
      </w:r>
    </w:p>
    <w:p w14:paraId="57EA65EB" w14:textId="3A496A04" w:rsidR="001922AF" w:rsidRDefault="00112B80" w:rsidP="005E611C">
      <w:pPr>
        <w:pStyle w:val="ListParagraph"/>
        <w:numPr>
          <w:ilvl w:val="2"/>
          <w:numId w:val="1"/>
        </w:numPr>
      </w:pPr>
      <w:r>
        <w:t>Our estimate includes pre-spawn mortality</w:t>
      </w:r>
      <w:r w:rsidR="001922AF">
        <w:t>.</w:t>
      </w:r>
    </w:p>
    <w:p w14:paraId="63795EDF" w14:textId="17D98C5F" w:rsidR="00112B80" w:rsidRDefault="0065648C" w:rsidP="00112B80">
      <w:pPr>
        <w:pStyle w:val="ListParagraph"/>
        <w:numPr>
          <w:ilvl w:val="3"/>
          <w:numId w:val="1"/>
        </w:numPr>
      </w:pPr>
      <w:r>
        <w:t>Our survival estimate is s</w:t>
      </w:r>
      <w:r w:rsidR="00112B80">
        <w:t xml:space="preserve">imilar to the UCR estimate </w:t>
      </w:r>
      <w:r w:rsidR="00E95894">
        <w:fldChar w:fldCharType="begin"/>
      </w:r>
      <w:r w:rsidR="00E95894">
        <w:instrText xml:space="preserve"> ADDIN EN.CITE &lt;EndNote&gt;&lt;Cite&gt;&lt;Author&gt;Fuchs&lt;/Author&gt;&lt;Year&gt;2021&lt;/Year&gt;&lt;RecNum&gt;1739&lt;/RecNum&gt;&lt;DisplayText&gt;(Fuchs et al., 2021)&lt;/DisplayText&gt;&lt;record&gt;&lt;rec-number&gt;1739&lt;/rec-number&gt;&lt;foreign-keys&gt;&lt;key app="EN" db-id="ezaxarefqfvr55etf21xtfw1v9av0rftdw9f" timestamp="1762898782"&gt;1739&lt;/key&gt;&lt;/foreign-keys&gt;&lt;ref-type name="Journal Article"&gt;17&lt;/ref-type&gt;&lt;contributors&gt;&lt;authors&gt;&lt;author&gt;Fuchs, N. T.&lt;/author&gt;&lt;author&gt;Caudill, C. C.&lt;/author&gt;&lt;author&gt;Murdoch, A. R. &lt;/author&gt;&lt;author&gt;Truscott, B. L.&lt;/author&gt;&lt;/authors&gt;&lt;/contributors&gt;&lt;titles&gt;&lt;title&gt;Overwintering Distribution and Postspawn Survival of Steelhead in the Upper Columbia River Basin&lt;/title&gt;&lt;secondary-title&gt;North American Journal of Fisheries Management&lt;/secondary-title&gt;&lt;/titles&gt;&lt;periodical&gt;&lt;full-title&gt;North American Journal of Fisheries Management&lt;/full-title&gt;&lt;/periodical&gt;&lt;pages&gt;1548-8675&lt;/pages&gt;&lt;dates&gt;&lt;year&gt;2021&lt;/year&gt;&lt;/dates&gt;&lt;urls&gt;&lt;/urls&gt;&lt;electronic-resource-num&gt;DOI: 10.1002/nafm.10585&lt;/electronic-resource-num&gt;&lt;/record&gt;&lt;/Cite&gt;&lt;/EndNote&gt;</w:instrText>
      </w:r>
      <w:r w:rsidR="00E95894">
        <w:fldChar w:fldCharType="separate"/>
      </w:r>
      <w:r w:rsidR="00E95894">
        <w:rPr>
          <w:noProof/>
        </w:rPr>
        <w:t>(Fuchs et al., 2021)</w:t>
      </w:r>
      <w:r w:rsidR="00E95894">
        <w:fldChar w:fldCharType="end"/>
      </w:r>
      <w:r w:rsidR="00E95894">
        <w:t xml:space="preserve"> </w:t>
      </w:r>
      <w:r w:rsidR="00223C13">
        <w:t xml:space="preserve">which also includes pre-spawn mortality. In that study, </w:t>
      </w:r>
      <w:r w:rsidR="00112B80">
        <w:t xml:space="preserve">pre-spawn mortality </w:t>
      </w:r>
      <w:r w:rsidR="00E95894">
        <w:t xml:space="preserve">above Priest Rapids Dam </w:t>
      </w:r>
      <w:r w:rsidR="00112B80">
        <w:t xml:space="preserve">was estimated as </w:t>
      </w:r>
      <w:r w:rsidR="00E95894">
        <w:t>69</w:t>
      </w:r>
      <w:r w:rsidR="00112B80">
        <w:t>%</w:t>
      </w:r>
      <w:r w:rsidR="00E95894">
        <w:t xml:space="preserve"> (includes hatchery</w:t>
      </w:r>
      <w:r w:rsidR="00BF44BB">
        <w:t>-</w:t>
      </w:r>
      <w:r w:rsidR="00E95894">
        <w:t>origin</w:t>
      </w:r>
      <w:r w:rsidR="00B9713E">
        <w:t xml:space="preserve">, </w:t>
      </w:r>
      <w:r w:rsidR="00E00C42">
        <w:t xml:space="preserve">with </w:t>
      </w:r>
      <w:r w:rsidR="002C00F0">
        <w:t xml:space="preserve">18% </w:t>
      </w:r>
      <w:r w:rsidR="00B9713E">
        <w:t>hatchery harvest</w:t>
      </w:r>
      <w:r w:rsidR="002C00F0">
        <w:t xml:space="preserve"> in </w:t>
      </w:r>
      <w:r w:rsidR="00E00C42">
        <w:t>1</w:t>
      </w:r>
      <w:r w:rsidR="002C00F0">
        <w:t xml:space="preserve"> year</w:t>
      </w:r>
      <w:r w:rsidR="00E00C42">
        <w:t xml:space="preserve"> only</w:t>
      </w:r>
      <w:r w:rsidR="00E95894">
        <w:t>)</w:t>
      </w:r>
      <w:r w:rsidR="00112B80">
        <w:t>.</w:t>
      </w:r>
    </w:p>
    <w:p w14:paraId="5C2B8CFF" w14:textId="5A518707" w:rsidR="00112B80" w:rsidRDefault="00112B80" w:rsidP="009A7968">
      <w:pPr>
        <w:pStyle w:val="ListParagraph"/>
        <w:numPr>
          <w:ilvl w:val="3"/>
          <w:numId w:val="1"/>
        </w:numPr>
      </w:pPr>
      <w:commentRangeStart w:id="3"/>
      <w:commentRangeStart w:id="4"/>
      <w:r>
        <w:t xml:space="preserve">Estimates of pre-spawn mortality in the Snake River above LGR </w:t>
      </w:r>
      <w:r w:rsidR="0065648C">
        <w:t>range from X to X/are not available.</w:t>
      </w:r>
      <w:commentRangeEnd w:id="3"/>
      <w:r w:rsidR="00B9713E">
        <w:rPr>
          <w:rStyle w:val="CommentReference"/>
        </w:rPr>
        <w:commentReference w:id="3"/>
      </w:r>
      <w:commentRangeEnd w:id="4"/>
      <w:r w:rsidR="00C0554D">
        <w:rPr>
          <w:rStyle w:val="CommentReference"/>
        </w:rPr>
        <w:commentReference w:id="4"/>
      </w:r>
    </w:p>
    <w:p w14:paraId="7CA9C545" w14:textId="77777777" w:rsidR="00C72589" w:rsidRDefault="00C72589" w:rsidP="0002292D">
      <w:pPr>
        <w:pStyle w:val="ListParagraph"/>
      </w:pPr>
      <w:r>
        <w:t xml:space="preserve">d. </w:t>
      </w:r>
      <w:proofErr w:type="spellStart"/>
      <w:r w:rsidRPr="003A3AA1">
        <w:t>Kelting</w:t>
      </w:r>
      <w:proofErr w:type="spellEnd"/>
      <w:r w:rsidRPr="003A3AA1">
        <w:t xml:space="preserve"> is a normal life history for steelhead.</w:t>
      </w:r>
    </w:p>
    <w:p w14:paraId="1801EF17" w14:textId="011F3471" w:rsidR="00C72589" w:rsidRPr="007629A0" w:rsidRDefault="00C72589" w:rsidP="009745B6">
      <w:pPr>
        <w:pStyle w:val="ListParagraph"/>
        <w:numPr>
          <w:ilvl w:val="2"/>
          <w:numId w:val="1"/>
        </w:numPr>
        <w:rPr>
          <w:b/>
          <w:bCs/>
        </w:rPr>
      </w:pPr>
      <w:proofErr w:type="gramStart"/>
      <w:r w:rsidRPr="007629A0">
        <w:rPr>
          <w:b/>
          <w:bCs/>
        </w:rPr>
        <w:t>The majority of</w:t>
      </w:r>
      <w:proofErr w:type="gramEnd"/>
      <w:r w:rsidRPr="007629A0">
        <w:rPr>
          <w:b/>
          <w:bCs/>
        </w:rPr>
        <w:t xml:space="preserve"> natural origin female steelhead survive</w:t>
      </w:r>
      <w:r w:rsidR="007629A0" w:rsidRPr="007629A0">
        <w:rPr>
          <w:b/>
          <w:bCs/>
        </w:rPr>
        <w:t>d</w:t>
      </w:r>
      <w:r w:rsidRPr="007629A0">
        <w:rPr>
          <w:b/>
          <w:bCs/>
        </w:rPr>
        <w:t xml:space="preserve"> spawning to successfully migrate downstream at least as far as back to LGR. </w:t>
      </w:r>
    </w:p>
    <w:p w14:paraId="1060AAA9" w14:textId="49A7C494" w:rsidR="00C72589" w:rsidRDefault="00C72589" w:rsidP="009745B6">
      <w:pPr>
        <w:pStyle w:val="ListParagraph"/>
        <w:numPr>
          <w:ilvl w:val="2"/>
          <w:numId w:val="1"/>
        </w:numPr>
      </w:pPr>
      <w:r>
        <w:t xml:space="preserve">Iteroparity is a characteristic of </w:t>
      </w:r>
      <w:r w:rsidR="00D015CD">
        <w:t xml:space="preserve">the species </w:t>
      </w:r>
      <w:r w:rsidRPr="00D015CD">
        <w:rPr>
          <w:i/>
          <w:iCs/>
        </w:rPr>
        <w:t>O. mykiss</w:t>
      </w:r>
      <w:r w:rsidR="00A32E30">
        <w:t xml:space="preserve"> </w:t>
      </w:r>
      <w:r w:rsidR="00A32E30">
        <w:fldChar w:fldCharType="begin"/>
      </w:r>
      <w:r w:rsidR="005D5D59">
        <w:instrText xml:space="preserve"> ADDIN EN.CITE &lt;EndNote&gt;&lt;Cite&gt;&lt;Author&gt;Seamons&lt;/Author&gt;&lt;Year&gt;2010&lt;/Year&gt;&lt;RecNum&gt;1748&lt;/RecNum&gt;&lt;DisplayText&gt;(Seamons &amp;amp; Quinn, 2010)&lt;/DisplayText&gt;&lt;record&gt;&lt;rec-number&gt;1748&lt;/rec-number&gt;&lt;foreign-keys&gt;&lt;key app="EN" db-id="ezaxarefqfvr55etf21xtfw1v9av0rftdw9f" timestamp="1762902453"&gt;1748&lt;/key&gt;&lt;/foreign-keys&gt;&lt;ref-type name="Journal Article"&gt;17&lt;/ref-type&gt;&lt;contributors&gt;&lt;authors&gt;&lt;author&gt;Seamons, T. R.&lt;/author&gt;&lt;author&gt;Quinn, T. P.&lt;/author&gt;&lt;/authors&gt;&lt;/contributors&gt;&lt;titles&gt;&lt;title&gt;&lt;style face="normal" font="default" size="100%"&gt;Sex-Specific Patterns of Lifetime Reproductive Success in Single and Repeat Breeding Steelhead Trout (&lt;/style&gt;&lt;style face="italic" font="default" size="100%"&gt;Oncorhynchus mykiss&lt;/style&gt;&lt;style face="normal" font="default" size="100%"&gt;)&lt;/style&gt;&lt;/title&gt;&lt;secondary-title&gt;Behavioral Ecology and Sociobiology&lt;/secondary-title&gt;&lt;/titles&gt;&lt;periodical&gt;&lt;full-title&gt;Behavioral Ecology and Sociobiology&lt;/full-title&gt;&lt;/periodical&gt;&lt;pages&gt;505-513&lt;/pages&gt;&lt;volume&gt;64&lt;/volume&gt;&lt;dates&gt;&lt;year&gt;2010&lt;/year&gt;&lt;/dates&gt;&lt;urls&gt;&lt;/urls&gt;&lt;electronic-resource-num&gt;0.1007/S00265-009-0866-7&lt;/electronic-resource-num&gt;&lt;/record&gt;&lt;/Cite&gt;&lt;/EndNote&gt;</w:instrText>
      </w:r>
      <w:r w:rsidR="00A32E30">
        <w:fldChar w:fldCharType="separate"/>
      </w:r>
      <w:r w:rsidR="005D5D59">
        <w:rPr>
          <w:noProof/>
        </w:rPr>
        <w:t>(Seamons &amp; Quinn, 2010)</w:t>
      </w:r>
      <w:r w:rsidR="00A32E30">
        <w:fldChar w:fldCharType="end"/>
      </w:r>
      <w:r>
        <w:t>.</w:t>
      </w:r>
    </w:p>
    <w:p w14:paraId="0E44E34B" w14:textId="7353FDF2" w:rsidR="00C72589" w:rsidRDefault="00D474ED" w:rsidP="009745B6">
      <w:pPr>
        <w:pStyle w:val="ListParagraph"/>
        <w:numPr>
          <w:ilvl w:val="3"/>
          <w:numId w:val="1"/>
        </w:numPr>
      </w:pPr>
      <w:r>
        <w:t>All or n</w:t>
      </w:r>
      <w:r w:rsidR="00C72589">
        <w:t xml:space="preserve">early all female spawners show the key </w:t>
      </w:r>
      <w:r w:rsidR="009050E9">
        <w:t>behavior</w:t>
      </w:r>
      <w:r w:rsidR="00C72589">
        <w:t xml:space="preserve"> associated with iteroparity: downstream migration after spawning.</w:t>
      </w:r>
    </w:p>
    <w:p w14:paraId="77F48011" w14:textId="0FBB64A4" w:rsidR="00223C13" w:rsidRDefault="00223C13" w:rsidP="009A7968">
      <w:pPr>
        <w:pStyle w:val="ListParagraph"/>
        <w:numPr>
          <w:ilvl w:val="2"/>
          <w:numId w:val="1"/>
        </w:numPr>
      </w:pPr>
      <w:r w:rsidRPr="009745B6">
        <w:rPr>
          <w:b/>
          <w:bCs/>
        </w:rPr>
        <w:t xml:space="preserve">F made up the majority of </w:t>
      </w:r>
      <w:r>
        <w:rPr>
          <w:b/>
          <w:bCs/>
        </w:rPr>
        <w:t xml:space="preserve">encountered </w:t>
      </w:r>
      <w:proofErr w:type="spellStart"/>
      <w:r w:rsidRPr="009745B6">
        <w:rPr>
          <w:b/>
          <w:bCs/>
        </w:rPr>
        <w:t>kelts</w:t>
      </w:r>
      <w:proofErr w:type="spellEnd"/>
      <w:r w:rsidRPr="009745B6">
        <w:rPr>
          <w:b/>
          <w:bCs/>
        </w:rPr>
        <w:t xml:space="preserve"> (71%)</w:t>
      </w:r>
      <w:r>
        <w:t xml:space="preserve">, consistent in steelhead in the Snake above LGR </w:t>
      </w:r>
      <w:r>
        <w:fldChar w:fldCharType="begin">
          <w:fldData xml:space="preserve">PEVuZE5vdGU+PENpdGU+PEF1dGhvcj5FdmFuczwvQXV0aG9yPjxZZWFyPjIwMDQ8L1llYXI+PFJl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</w:fldData>
        </w:fldChar>
      </w:r>
      <w:r w:rsidR="005D5D59">
        <w:instrText xml:space="preserve"> ADDIN EN.CITE </w:instrText>
      </w:r>
      <w:r w:rsidR="005D5D59">
        <w:fldChar w:fldCharType="begin">
          <w:fldData xml:space="preserve">PEVuZE5vdGU+PENpdGU+PEF1dGhvcj5FdmFuczwvQXV0aG9yPjxZZWFyPjIwMDQ8L1llYXI+PFJl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</w:fldData>
        </w:fldChar>
      </w:r>
      <w:r w:rsidR="005D5D59">
        <w:instrText xml:space="preserve"> ADDIN EN.CITE.DATA </w:instrText>
      </w:r>
      <w:r w:rsidR="005D5D59">
        <w:fldChar w:fldCharType="end"/>
      </w:r>
      <w:r>
        <w:fldChar w:fldCharType="separate"/>
      </w:r>
      <w:r w:rsidR="005D5D59">
        <w:rPr>
          <w:noProof/>
        </w:rPr>
        <w:t>(Copeland et al., 2019; Evans et al., 2004; Keefer et al., 2018; Keefer et al., 2008; Matala et al., 2016)</w:t>
      </w:r>
      <w:r>
        <w:fldChar w:fldCharType="end"/>
      </w:r>
      <w:r>
        <w:t xml:space="preserve">, in the </w:t>
      </w:r>
      <w:r w:rsidR="00190337">
        <w:t>Yakima River</w:t>
      </w:r>
      <w:r>
        <w:t xml:space="preserve"> </w:t>
      </w:r>
      <w:r>
        <w:fldChar w:fldCharType="begin"/>
      </w:r>
      <w:r w:rsidR="005D5D59">
        <w:instrText xml:space="preserve"> ADDIN EN.CITE &lt;EndNote&gt;&lt;Cite&gt;&lt;Author&gt;Hatch&lt;/Author&gt;&lt;Year&gt;2013&lt;/Year&gt;&lt;RecNum&gt;196&lt;/RecNum&gt;&lt;DisplayText&gt;(Hatch et al., 2013)&lt;/DisplayText&gt;&lt;record&gt;&lt;rec-number&gt;196&lt;/rec-number&gt;&lt;foreign-keys&gt;&lt;key app="EN" db-id="ezaxarefqfvr55etf21xtfw1v9av0rftdw9f" timestamp="1521063461"&gt;196&lt;/key&gt;&lt;/foreign-keys&gt;&lt;ref-type name="Journal Article"&gt;17&lt;/ref-type&gt;&lt;contributors&gt;&lt;authors&gt;&lt;author&gt;Hatch, D. R.&lt;/author&gt;&lt;author&gt;Fast, D. E.&lt;/author&gt;&lt;author&gt;Bosch, W. J.&lt;/author&gt;&lt;author&gt;Blodgett, J. W.&lt;/author&gt;&lt;author&gt;Whiteaker, J. M.&lt;/author&gt;&lt;author&gt;Branstetter, R.&lt;/author&gt;&lt;author&gt;Pierce, A. L.&lt;/author&gt;&lt;/authors&gt;&lt;/contributors&gt;&lt;auth-address&gt;Columbia River Intertribal Fish Commiss, Portland, OR 97232 USA&amp;#xD;Yakama Nation Fisheries, Toppenish, WA 98948 USA&lt;/auth-address&gt;&lt;titles&gt;&lt;title&gt;&lt;style face="normal" font="default" size="100%"&gt;Survival and traits of reconditioned kelt steelhead &lt;/style&gt;&lt;style face="italic" font="default" size="100%"&gt;Oncorhynchus mykiss&lt;/style&gt;&lt;style face="normal" font="default" size="100%"&gt; in the Yakima River, Washington&lt;/style&gt;&lt;/title&gt;&lt;secondary-title&gt;North American Journal of Fisheries Management&lt;/secondary-title&gt;&lt;alt-title&gt;N. Am. J. Fish. Manage.&lt;/alt-title&gt;&lt;/titles&gt;&lt;periodical&gt;&lt;full-title&gt;North American Journal of Fisheries Management&lt;/full-title&gt;&lt;/periodical&gt;&lt;pages&gt;615-625&lt;/pages&gt;&lt;volume&gt;33&lt;/volume&gt;&lt;number&gt;3&lt;/number&gt;&lt;keywords&gt;&lt;keyword&gt;salmon salmo-salar&lt;/keyword&gt;&lt;keyword&gt;life-history&lt;/keyword&gt;&lt;keyword&gt;columbia river&lt;/keyword&gt;&lt;keyword&gt;chinook salmon&lt;/keyword&gt;&lt;keyword&gt;conservation&lt;/keyword&gt;&lt;keyword&gt;iteroparity&lt;/keyword&gt;&lt;keyword&gt;temperature&lt;/keyword&gt;&lt;keyword&gt;photoperiod&lt;/keyword&gt;&lt;keyword&gt;walbaum&lt;/keyword&gt;&lt;keyword&gt;fishes&lt;/keyword&gt;&lt;/keywords&gt;&lt;dates&gt;&lt;year&gt;2013&lt;/year&gt;&lt;pub-dates&gt;&lt;date&gt;Jun 1&lt;/date&gt;&lt;/pub-dates&gt;&lt;/dates&gt;&lt;isbn&gt;0275-5947&lt;/isbn&gt;&lt;accession-num&gt;WOS:000320021200018&lt;/accession-num&gt;&lt;urls&gt;&lt;related-urls&gt;&lt;url&gt;&amp;lt;Go to ISI&amp;gt;://WOS:000320021200018&lt;/url&gt;&lt;/related-urls&gt;&lt;/urls&gt;&lt;electronic-resource-num&gt;10.1080/02755947.2013.788586&lt;/electronic-resource-num&gt;&lt;language&gt;English&lt;/language&gt;&lt;/record&gt;&lt;/Cite&gt;&lt;/EndNote&gt;</w:instrText>
      </w:r>
      <w:r>
        <w:fldChar w:fldCharType="separate"/>
      </w:r>
      <w:r w:rsidR="005D5D59">
        <w:rPr>
          <w:noProof/>
        </w:rPr>
        <w:t>(Hatch et al., 2013)</w:t>
      </w:r>
      <w:r>
        <w:fldChar w:fldCharType="end"/>
      </w:r>
      <w:r>
        <w:t xml:space="preserve">, in the Upper Columbia River </w:t>
      </w:r>
      <w:r>
        <w:fldChar w:fldCharType="begin"/>
      </w:r>
      <w:r w:rsidR="005D5D59">
        <w:instrText xml:space="preserve"> ADDIN EN.CITE &lt;EndNote&gt;&lt;Cite&gt;&lt;Author&gt;Fuchs&lt;/Author&gt;&lt;Year&gt;2021&lt;/Year&gt;&lt;RecNum&gt;1739&lt;/RecNum&gt;&lt;DisplayText&gt;(Fuchs et al., 2021)&lt;/DisplayText&gt;&lt;record&gt;&lt;rec-number&gt;1739&lt;/rec-number&gt;&lt;foreign-keys&gt;&lt;key app="EN" db-id="ezaxarefqfvr55etf21xtfw1v9av0rftdw9f" timestamp="1762898782"&gt;1739&lt;/key&gt;&lt;/foreign-keys&gt;&lt;ref-type name="Journal Article"&gt;17&lt;/ref-type&gt;&lt;contributors&gt;&lt;authors&gt;&lt;author&gt;Fuchs, N. T.&lt;/author&gt;&lt;author&gt;Caudill, C. C.&lt;/author&gt;&lt;author&gt;Murdoch, A. R. &lt;/author&gt;&lt;author&gt;Truscott, B. L.&lt;/author&gt;&lt;/authors&gt;&lt;/contributors&gt;&lt;titles&gt;&lt;title&gt;Overwintering Distribution and Postspawn Survival of Steelhead in the Upper Columbia River Basin&lt;/title&gt;&lt;secondary-title&gt;North American Journal of Fisheries Management&lt;/secondary-title&gt;&lt;/titles&gt;&lt;periodical&gt;&lt;full-title&gt;North American Journal of Fisheries Management&lt;/full-title&gt;&lt;/periodical&gt;&lt;pages&gt;1548-8675&lt;/pages&gt;&lt;dates&gt;&lt;year&gt;2021&lt;/year&gt;&lt;/dates&gt;&lt;urls&gt;&lt;/urls&gt;&lt;electronic-resource-num&gt;DOI: 10.1002/nafm.10585&lt;/electronic-resource-num&gt;&lt;/record&gt;&lt;/Cite&gt;&lt;/EndNote&gt;</w:instrText>
      </w:r>
      <w:r>
        <w:fldChar w:fldCharType="separate"/>
      </w:r>
      <w:r w:rsidR="005D5D59">
        <w:rPr>
          <w:noProof/>
        </w:rPr>
        <w:t>(Fuchs et al., 2021)</w:t>
      </w:r>
      <w:r>
        <w:fldChar w:fldCharType="end"/>
      </w:r>
      <w:r>
        <w:t xml:space="preserve">, Alaska </w:t>
      </w:r>
      <w:r>
        <w:fldChar w:fldCharType="begin"/>
      </w:r>
      <w:r w:rsidR="005D5D59">
        <w:instrText xml:space="preserve"> ADDIN EN.CITE &lt;EndNote&gt;&lt;Cite&gt;&lt;Author&gt;Marston&lt;/Author&gt;&lt;Year&gt;2012&lt;/Year&gt;&lt;RecNum&gt;1751&lt;/RecNum&gt;&lt;DisplayText&gt;(Marston et al., 2012)&lt;/DisplayText&gt;&lt;record&gt;&lt;rec-number&gt;1751&lt;/rec-number&gt;&lt;foreign-keys&gt;&lt;key app="EN" db-id="ezaxarefqfvr55etf21xtfw1v9av0rftdw9f" timestamp="1762966542"&gt;1751&lt;/key&gt;&lt;/foreign-keys&gt;&lt;ref-type name="Report"&gt;27&lt;/ref-type&gt;&lt;contributors&gt;&lt;authors&gt;&lt;author&gt;Marston, B.&lt;/author&gt;&lt;author&gt;Johnson, R. E.&lt;/author&gt;&lt;author&gt;Power, S.&lt;/author&gt;&lt;/authors&gt;&lt;secondary-authors&gt;&lt;author&gt;Fishery Data Series No. 12-40&lt;/author&gt;&lt;/secondary-authors&gt;&lt;/contributors&gt;&lt;titles&gt;&lt;title&gt;Steelhead studies from the Situk River in Southeast Alaska, 2002-2008&lt;/title&gt;&lt;/titles&gt;&lt;dates&gt;&lt;year&gt;2012&lt;/year&gt;&lt;/dates&gt;&lt;publisher&gt;Alaska Department of Fish and Game&lt;/publisher&gt;&lt;urls&gt;&lt;/urls&gt;&lt;/record&gt;&lt;/Cite&gt;&lt;/EndNote&gt;</w:instrText>
      </w:r>
      <w:r>
        <w:fldChar w:fldCharType="separate"/>
      </w:r>
      <w:r w:rsidR="005D5D59">
        <w:rPr>
          <w:noProof/>
        </w:rPr>
        <w:t>(Marston et al., 2012)</w:t>
      </w:r>
      <w:r>
        <w:fldChar w:fldCharType="end"/>
      </w:r>
      <w:r>
        <w:t xml:space="preserve">, and in Atlantic salmon </w:t>
      </w:r>
      <w:r>
        <w:fldChar w:fldCharType="begin">
          <w:fldData xml:space="preserve">PEVuZE5vdGU+PENpdGU+PEF1dGhvcj5OeXF2aXN0PC9BdXRob3I+PFllYXI+MjAxNjwvWWVhcj48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</w:fldData>
        </w:fldChar>
      </w:r>
      <w:r w:rsidR="005D5D59">
        <w:instrText xml:space="preserve"> ADDIN EN.CITE </w:instrText>
      </w:r>
      <w:r w:rsidR="005D5D59">
        <w:fldChar w:fldCharType="begin">
          <w:fldData xml:space="preserve">PEVuZE5vdGU+PENpdGU+PEF1dGhvcj5OeXF2aXN0PC9BdXRob3I+PFllYXI+MjAxNjwvWWVhcj48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</w:fldData>
        </w:fldChar>
      </w:r>
      <w:r w:rsidR="005D5D59">
        <w:instrText xml:space="preserve"> ADDIN EN.CITE.DATA </w:instrText>
      </w:r>
      <w:r w:rsidR="005D5D59">
        <w:fldChar w:fldCharType="end"/>
      </w:r>
      <w:r>
        <w:fldChar w:fldCharType="separate"/>
      </w:r>
      <w:r w:rsidR="005D5D59">
        <w:rPr>
          <w:noProof/>
        </w:rPr>
        <w:t>(Nyqvist et al., 2016; Simmons et al., 2024)</w:t>
      </w:r>
      <w:r>
        <w:fldChar w:fldCharType="end"/>
      </w:r>
      <w:commentRangeStart w:id="5"/>
      <w:r>
        <w:t>.</w:t>
      </w:r>
      <w:commentRangeEnd w:id="5"/>
      <w:r w:rsidR="002D0CF0">
        <w:rPr>
          <w:rStyle w:val="CommentReference"/>
        </w:rPr>
        <w:commentReference w:id="5"/>
      </w:r>
    </w:p>
    <w:p w14:paraId="45453F78" w14:textId="2D363B10" w:rsidR="007629A0" w:rsidRDefault="007629A0" w:rsidP="009745B6">
      <w:pPr>
        <w:pStyle w:val="ListParagraph"/>
        <w:numPr>
          <w:ilvl w:val="2"/>
          <w:numId w:val="1"/>
        </w:numPr>
      </w:pPr>
      <w:r>
        <w:t xml:space="preserve">The theory that iteroparity is a “less prevalent trait” </w:t>
      </w:r>
      <w:r w:rsidR="00190337">
        <w:t>in</w:t>
      </w:r>
      <w:r>
        <w:t xml:space="preserve"> populations far from the ocean is not supported.</w:t>
      </w:r>
    </w:p>
    <w:p w14:paraId="6F518019" w14:textId="0146FBB3" w:rsidR="00C72589" w:rsidRDefault="004B7FCD" w:rsidP="009745B6">
      <w:pPr>
        <w:pStyle w:val="ListParagraph"/>
        <w:numPr>
          <w:ilvl w:val="2"/>
          <w:numId w:val="1"/>
        </w:numPr>
      </w:pPr>
      <w:r>
        <w:lastRenderedPageBreak/>
        <w:t xml:space="preserve">Many </w:t>
      </w:r>
      <w:proofErr w:type="spellStart"/>
      <w:r>
        <w:t>k</w:t>
      </w:r>
      <w:r w:rsidR="00C72589">
        <w:t>elts</w:t>
      </w:r>
      <w:proofErr w:type="spellEnd"/>
      <w:r w:rsidR="00C72589">
        <w:t xml:space="preserve"> are </w:t>
      </w:r>
      <w:r w:rsidR="00761321">
        <w:t xml:space="preserve">potentially </w:t>
      </w:r>
      <w:r w:rsidR="00C72589">
        <w:t>available to recondition</w:t>
      </w:r>
      <w:r>
        <w:t>, however few are available for collection at the LGR JBS (transition)</w:t>
      </w:r>
      <w:r w:rsidR="00C72589">
        <w:t>.</w:t>
      </w:r>
    </w:p>
    <w:p w14:paraId="5D58378A" w14:textId="77777777" w:rsidR="00F17245" w:rsidRPr="00AF03F0" w:rsidRDefault="00F17245" w:rsidP="006E3576"/>
    <w:p w14:paraId="3E8B3ED6" w14:textId="77777777" w:rsidR="009745B6" w:rsidRPr="009745B6" w:rsidRDefault="00C72589" w:rsidP="009745B6">
      <w:pPr>
        <w:pStyle w:val="ListParagraph"/>
        <w:numPr>
          <w:ilvl w:val="0"/>
          <w:numId w:val="1"/>
        </w:numPr>
      </w:pPr>
      <w:r>
        <w:rPr>
          <w:b/>
          <w:bCs/>
        </w:rPr>
        <w:t>Diversion</w:t>
      </w:r>
      <w:r w:rsidR="00032F63">
        <w:rPr>
          <w:b/>
          <w:bCs/>
        </w:rPr>
        <w:t xml:space="preserve"> </w:t>
      </w:r>
      <w:r w:rsidR="008F3D3E">
        <w:rPr>
          <w:b/>
          <w:bCs/>
        </w:rPr>
        <w:t>rate</w:t>
      </w:r>
      <w:r w:rsidR="00012928">
        <w:rPr>
          <w:b/>
          <w:bCs/>
        </w:rPr>
        <w:t>s</w:t>
      </w:r>
      <w:r w:rsidR="008F3D3E">
        <w:rPr>
          <w:b/>
          <w:bCs/>
        </w:rPr>
        <w:t xml:space="preserve"> </w:t>
      </w:r>
      <w:r>
        <w:rPr>
          <w:b/>
          <w:bCs/>
        </w:rPr>
        <w:t xml:space="preserve">into </w:t>
      </w:r>
      <w:r w:rsidR="008F3D3E">
        <w:rPr>
          <w:b/>
          <w:bCs/>
        </w:rPr>
        <w:t>LGR JBS w</w:t>
      </w:r>
      <w:r w:rsidR="00012928">
        <w:rPr>
          <w:b/>
          <w:bCs/>
        </w:rPr>
        <w:t>ere</w:t>
      </w:r>
      <w:r w:rsidR="008F3D3E">
        <w:rPr>
          <w:b/>
          <w:bCs/>
        </w:rPr>
        <w:t xml:space="preserve"> low (</w:t>
      </w:r>
      <w:r w:rsidR="006A3CBC">
        <w:rPr>
          <w:b/>
          <w:bCs/>
        </w:rPr>
        <w:t xml:space="preserve">averaged </w:t>
      </w:r>
      <w:r w:rsidR="002E0831">
        <w:rPr>
          <w:b/>
          <w:bCs/>
        </w:rPr>
        <w:t>5</w:t>
      </w:r>
      <w:r w:rsidR="008F3D3E">
        <w:rPr>
          <w:b/>
          <w:bCs/>
        </w:rPr>
        <w:t>%) in 2016-20</w:t>
      </w:r>
      <w:r w:rsidR="002E0831">
        <w:rPr>
          <w:b/>
          <w:bCs/>
        </w:rPr>
        <w:t>21</w:t>
      </w:r>
      <w:r w:rsidR="006E3576">
        <w:rPr>
          <w:b/>
          <w:bCs/>
        </w:rPr>
        <w:t>.</w:t>
      </w:r>
      <w:r w:rsidR="0082138A">
        <w:rPr>
          <w:b/>
          <w:bCs/>
        </w:rPr>
        <w:t xml:space="preserve"> </w:t>
      </w:r>
    </w:p>
    <w:p w14:paraId="017A0C97" w14:textId="175D4183" w:rsidR="009745B6" w:rsidRDefault="001D090F" w:rsidP="009745B6">
      <w:pPr>
        <w:pStyle w:val="ListParagraph"/>
        <w:numPr>
          <w:ilvl w:val="1"/>
          <w:numId w:val="1"/>
        </w:numPr>
      </w:pPr>
      <w:r>
        <w:t>Diversion into the</w:t>
      </w:r>
      <w:r w:rsidR="00B74527" w:rsidRPr="00B74527">
        <w:t xml:space="preserve"> LGR JBS </w:t>
      </w:r>
      <w:r w:rsidR="00245D66">
        <w:t>represents</w:t>
      </w:r>
      <w:r>
        <w:t xml:space="preserve"> a small proportion of downstream migrating </w:t>
      </w:r>
      <w:proofErr w:type="spellStart"/>
      <w:r>
        <w:t>kelts</w:t>
      </w:r>
      <w:proofErr w:type="spellEnd"/>
      <w:r w:rsidR="00B74527" w:rsidRPr="00B74527">
        <w:t>,</w:t>
      </w:r>
      <w:r w:rsidR="00B74527" w:rsidRPr="009745B6">
        <w:rPr>
          <w:b/>
          <w:bCs/>
        </w:rPr>
        <w:t xml:space="preserve"> </w:t>
      </w:r>
      <w:r w:rsidR="00B74527">
        <w:t xml:space="preserve">as </w:t>
      </w:r>
      <w:proofErr w:type="spellStart"/>
      <w:r w:rsidR="00A719CF">
        <w:t>kelts</w:t>
      </w:r>
      <w:proofErr w:type="spellEnd"/>
      <w:r w:rsidR="00B74527">
        <w:t xml:space="preserve"> </w:t>
      </w:r>
      <w:r w:rsidR="00AB493D">
        <w:t xml:space="preserve">mainly </w:t>
      </w:r>
      <w:r w:rsidR="00B74527">
        <w:t>travel downstream through alternate routes</w:t>
      </w:r>
      <w:r w:rsidR="0061402C">
        <w:t xml:space="preserve"> </w:t>
      </w:r>
      <w:r w:rsidR="0061402C">
        <w:fldChar w:fldCharType="begin">
          <w:fldData xml:space="preserve">PEVuZE5vdGU+PENpdGU+PEF1dGhvcj5Db2xvdGVsbzwvQXV0aG9yPjxZZWFyPjIwMTQ8L1llYXI+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</w:fldData>
        </w:fldChar>
      </w:r>
      <w:r w:rsidR="005D5D59">
        <w:instrText xml:space="preserve"> ADDIN EN.CITE </w:instrText>
      </w:r>
      <w:r w:rsidR="005D5D59">
        <w:fldChar w:fldCharType="begin">
          <w:fldData xml:space="preserve">PEVuZE5vdGU+PENpdGU+PEF1dGhvcj5Db2xvdGVsbzwvQXV0aG9yPjxZZWFyPjIwMTQ8L1llYXI+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</w:fldData>
        </w:fldChar>
      </w:r>
      <w:r w:rsidR="005D5D59">
        <w:instrText xml:space="preserve"> ADDIN EN.CITE.DATA </w:instrText>
      </w:r>
      <w:r w:rsidR="005D5D59">
        <w:fldChar w:fldCharType="end"/>
      </w:r>
      <w:r w:rsidR="0061402C">
        <w:fldChar w:fldCharType="separate"/>
      </w:r>
      <w:r w:rsidR="005D5D59">
        <w:rPr>
          <w:noProof/>
        </w:rPr>
        <w:t>(Colotelo et al., 2014; Wertheimer &amp; Evans, 2005)</w:t>
      </w:r>
      <w:r w:rsidR="0061402C">
        <w:fldChar w:fldCharType="end"/>
      </w:r>
      <w:r w:rsidR="00B74527">
        <w:t>.</w:t>
      </w:r>
    </w:p>
    <w:p w14:paraId="4A35DE3C" w14:textId="396E76A4" w:rsidR="009745B6" w:rsidRDefault="00A719CF" w:rsidP="009745B6">
      <w:pPr>
        <w:pStyle w:val="ListParagraph"/>
        <w:numPr>
          <w:ilvl w:val="1"/>
          <w:numId w:val="1"/>
        </w:numPr>
      </w:pPr>
      <w:r>
        <w:t xml:space="preserve">Regardless, </w:t>
      </w:r>
      <w:r w:rsidR="001D090F" w:rsidRPr="002E0831">
        <w:t xml:space="preserve">diversion </w:t>
      </w:r>
      <w:r w:rsidR="00785B4B" w:rsidRPr="002E0831">
        <w:t>rate</w:t>
      </w:r>
      <w:r w:rsidR="002E0831" w:rsidRPr="002E0831">
        <w:t>s</w:t>
      </w:r>
      <w:r w:rsidR="00785B4B" w:rsidRPr="009745B6">
        <w:rPr>
          <w:b/>
          <w:bCs/>
        </w:rPr>
        <w:t xml:space="preserve"> </w:t>
      </w:r>
      <w:r w:rsidR="00B317F5">
        <w:t xml:space="preserve">back to </w:t>
      </w:r>
      <w:commentRangeStart w:id="6"/>
      <w:r w:rsidR="00B317F5">
        <w:t>LGR</w:t>
      </w:r>
      <w:commentRangeEnd w:id="6"/>
      <w:r w:rsidR="002D0CF0">
        <w:rPr>
          <w:rStyle w:val="CommentReference"/>
        </w:rPr>
        <w:commentReference w:id="6"/>
      </w:r>
      <w:r w:rsidR="002E0831">
        <w:t xml:space="preserve"> (2016-2021)</w:t>
      </w:r>
      <w:r w:rsidR="00B317F5">
        <w:t xml:space="preserve"> </w:t>
      </w:r>
      <w:r w:rsidR="00785B4B">
        <w:t>w</w:t>
      </w:r>
      <w:r w:rsidR="002E0831">
        <w:t>ere</w:t>
      </w:r>
      <w:r w:rsidR="00785B4B">
        <w:t xml:space="preserve"> </w:t>
      </w:r>
      <w:r w:rsidR="00785B4B" w:rsidRPr="009745B6">
        <w:rPr>
          <w:u w:val="single"/>
        </w:rPr>
        <w:t xml:space="preserve">lower than </w:t>
      </w:r>
      <w:r w:rsidR="00B74527" w:rsidRPr="009745B6">
        <w:rPr>
          <w:u w:val="single"/>
        </w:rPr>
        <w:t>previous</w:t>
      </w:r>
      <w:r w:rsidR="00F17245" w:rsidRPr="009745B6">
        <w:rPr>
          <w:u w:val="single"/>
        </w:rPr>
        <w:t>ly</w:t>
      </w:r>
      <w:r w:rsidR="00B74527" w:rsidRPr="009745B6">
        <w:rPr>
          <w:u w:val="single"/>
        </w:rPr>
        <w:t xml:space="preserve"> reported</w:t>
      </w:r>
      <w:r>
        <w:t xml:space="preserve"> for</w:t>
      </w:r>
      <w:r w:rsidR="00B74527">
        <w:t xml:space="preserve"> </w:t>
      </w:r>
      <w:r w:rsidR="008F3D3E">
        <w:t>2010-2015 (</w:t>
      </w:r>
      <w:r w:rsidR="00785B4B">
        <w:t>13.4%</w:t>
      </w:r>
      <w:r w:rsidR="00AB493D">
        <w:t xml:space="preserve"> with males</w:t>
      </w:r>
      <w:r w:rsidR="00B317F5">
        <w:t xml:space="preserve">) </w:t>
      </w:r>
      <w:r w:rsidR="00C875B4">
        <w:fldChar w:fldCharType="begin"/>
      </w:r>
      <w:r w:rsidR="005D5D59">
        <w:instrText xml:space="preserve"> ADDIN EN.CITE &lt;EndNote&gt;&lt;Cite&gt;&lt;Author&gt;Copeland&lt;/Author&gt;&lt;Year&gt;2019&lt;/Year&gt;&lt;RecNum&gt;1734&lt;/RecNum&gt;&lt;DisplayText&gt;(Copeland et al., 2019)&lt;/DisplayText&gt;&lt;record&gt;&lt;rec-number&gt;1734&lt;/rec-number&gt;&lt;foreign-keys&gt;&lt;key app="EN" db-id="ezaxarefqfvr55etf21xtfw1v9av0rftdw9f" timestamp="1762896733"&gt;1734&lt;/key&gt;&lt;/foreign-keys&gt;&lt;ref-type name="Journal Article"&gt;17&lt;/ref-type&gt;&lt;contributors&gt;&lt;authors&gt;&lt;author&gt;Copeland, T. D.&lt;/author&gt;&lt;author&gt;Bowersox, B. J.&lt;/author&gt;&lt;author&gt;Ackerman, M. W.&lt;/author&gt;&lt;author&gt;Camacho, C.&lt;/author&gt;&lt;/authors&gt;&lt;/contributors&gt;&lt;titles&gt;&lt;title&gt;Pattern of Iteroparity in Wild Snake River Steelhead&lt;/title&gt;&lt;secondary-title&gt;Transactions of the American Fisheries Society&lt;/secondary-title&gt;&lt;/titles&gt;&lt;periodical&gt;&lt;full-title&gt;Transactions of the American Fisheries Society&lt;/full-title&gt;&lt;/periodical&gt;&lt;pages&gt;926-937&lt;/pages&gt;&lt;volume&gt;148&lt;/volume&gt;&lt;dates&gt;&lt;year&gt;2019&lt;/year&gt;&lt;/dates&gt;&lt;urls&gt;&lt;/urls&gt;&lt;electronic-resource-num&gt;10.1002/tafs.10187&lt;/electronic-resource-num&gt;&lt;/record&gt;&lt;/Cite&gt;&lt;/EndNote&gt;</w:instrText>
      </w:r>
      <w:r w:rsidR="00C875B4">
        <w:fldChar w:fldCharType="separate"/>
      </w:r>
      <w:r w:rsidR="005D5D59">
        <w:rPr>
          <w:noProof/>
        </w:rPr>
        <w:t>(Copeland et al., 2019)</w:t>
      </w:r>
      <w:r w:rsidR="00C875B4">
        <w:fldChar w:fldCharType="end"/>
      </w:r>
      <w:r w:rsidR="008D2983">
        <w:t xml:space="preserve"> and for 2000</w:t>
      </w:r>
      <w:r w:rsidR="009050E9">
        <w:t>,</w:t>
      </w:r>
      <w:r w:rsidR="008D2983">
        <w:t xml:space="preserve"> 17% </w:t>
      </w:r>
      <w:r w:rsidR="008D2983">
        <w:fldChar w:fldCharType="begin"/>
      </w:r>
      <w:r w:rsidR="005D5D59">
        <w:instrText xml:space="preserve"> ADDIN EN.CITE &lt;EndNote&gt;&lt;Cite&gt;&lt;Author&gt;Evans&lt;/Author&gt;&lt;Year&gt;2004&lt;/Year&gt;&lt;RecNum&gt;292&lt;/RecNum&gt;&lt;DisplayText&gt;(Evans et al., 2004)&lt;/DisplayText&gt;&lt;record&gt;&lt;rec-number&gt;292&lt;/rec-number&gt;&lt;foreign-keys&gt;&lt;key app="EN" db-id="ezaxarefqfvr55etf21xtfw1v9av0rftdw9f" timestamp="1532967963"&gt;292&lt;/key&gt;&lt;/foreign-keys&gt;&lt;ref-type name="Journal Article"&gt;17&lt;/ref-type&gt;&lt;contributors&gt;&lt;authors&gt;&lt;author&gt;Evans, A. F.&lt;/author&gt;&lt;author&gt;Beaty, R. E.&lt;/author&gt;&lt;author&gt;Fitzpatrick, M. S.&lt;/author&gt;&lt;author&gt;Collis, K.&lt;/author&gt;&lt;/authors&gt;&lt;/contributors&gt;&lt;auth-address&gt;Real Time Res Inc, Bend, OR 97701 USA&amp;#xD;Columbia River Inter Tribal Fish Commiss, Portland, OR 97232 USA&amp;#xD;Oregon State Univ, Dept Fisheries &amp;amp; Wildlife, Corvallis, OR 97331 USA&lt;/auth-address&gt;&lt;titles&gt;&lt;title&gt;Identification and enumeration of steelhead kelts at a Snake River hydroelectric dam&lt;/title&gt;&lt;secondary-title&gt;Transactions of the American Fisheries Society&lt;/secondary-title&gt;&lt;alt-title&gt;T Am Fish Soc&lt;/alt-title&gt;&lt;/titles&gt;&lt;periodical&gt;&lt;full-title&gt;Transactions of the American Fisheries Society&lt;/full-title&gt;&lt;/periodical&gt;&lt;pages&gt;1089-1099&lt;/pages&gt;&lt;volume&gt;133&lt;/volume&gt;&lt;number&gt;5&lt;/number&gt;&lt;keywords&gt;&lt;keyword&gt;trout salmo-gairdneri&lt;/keyword&gt;&lt;keyword&gt;life-history characteristics&lt;/keyword&gt;&lt;keyword&gt;atlantic salmon&lt;/keyword&gt;&lt;keyword&gt;columbia river&lt;/keyword&gt;&lt;keyword&gt;hatchery&lt;/keyword&gt;&lt;keyword&gt;wild&lt;/keyword&gt;&lt;keyword&gt;salar&lt;/keyword&gt;&lt;keyword&gt;variability&lt;/keyword&gt;&lt;keyword&gt;populations&lt;/keyword&gt;&lt;keyword&gt;washington&lt;/keyword&gt;&lt;/keywords&gt;&lt;dates&gt;&lt;year&gt;2004&lt;/year&gt;&lt;pub-dates&gt;&lt;date&gt;Sep&lt;/date&gt;&lt;/pub-dates&gt;&lt;/dates&gt;&lt;isbn&gt;0002-8487&lt;/isbn&gt;&lt;accession-num&gt;WOS:000224548400004&lt;/accession-num&gt;&lt;urls&gt;&lt;related-urls&gt;&lt;url&gt;&amp;lt;Go to ISI&amp;gt;://WOS:000224548400004&lt;/url&gt;&lt;/related-urls&gt;&lt;/urls&gt;&lt;electronic-resource-num&gt;Doi 10.1577/T03-121.1&lt;/electronic-resource-num&gt;&lt;language&gt;English&lt;/language&gt;&lt;/record&gt;&lt;/Cite&gt;&lt;/EndNote&gt;</w:instrText>
      </w:r>
      <w:r w:rsidR="008D2983">
        <w:fldChar w:fldCharType="separate"/>
      </w:r>
      <w:r w:rsidR="005D5D59">
        <w:rPr>
          <w:noProof/>
        </w:rPr>
        <w:t>(Evans et al., 2004)</w:t>
      </w:r>
      <w:r w:rsidR="008D2983">
        <w:fldChar w:fldCharType="end"/>
      </w:r>
      <w:r w:rsidR="00AB493D">
        <w:t>. Therefore,</w:t>
      </w:r>
      <w:r w:rsidR="0016763A">
        <w:t xml:space="preserve"> </w:t>
      </w:r>
      <w:r w:rsidR="001D090F" w:rsidRPr="009745B6">
        <w:rPr>
          <w:u w:val="single"/>
        </w:rPr>
        <w:t xml:space="preserve">diversion </w:t>
      </w:r>
      <w:r w:rsidR="0016763A" w:rsidRPr="009745B6">
        <w:rPr>
          <w:u w:val="single"/>
        </w:rPr>
        <w:t>rate</w:t>
      </w:r>
      <w:r w:rsidR="008C791D" w:rsidRPr="009745B6">
        <w:rPr>
          <w:u w:val="single"/>
        </w:rPr>
        <w:t>s</w:t>
      </w:r>
      <w:r w:rsidR="0016763A" w:rsidRPr="009745B6">
        <w:rPr>
          <w:u w:val="single"/>
        </w:rPr>
        <w:t xml:space="preserve"> appear to have </w:t>
      </w:r>
      <w:r w:rsidR="00BF1F8B" w:rsidRPr="009745B6">
        <w:rPr>
          <w:u w:val="single"/>
        </w:rPr>
        <w:t>declined</w:t>
      </w:r>
      <w:r w:rsidR="00B74527">
        <w:t>.</w:t>
      </w:r>
    </w:p>
    <w:p w14:paraId="1CDEF39F" w14:textId="2872F707" w:rsidR="009745B6" w:rsidRDefault="0016763A" w:rsidP="009745B6">
      <w:pPr>
        <w:pStyle w:val="ListParagraph"/>
        <w:numPr>
          <w:ilvl w:val="2"/>
          <w:numId w:val="1"/>
        </w:numPr>
      </w:pPr>
      <w:r>
        <w:t xml:space="preserve">We are confident the decrease is not solely due to exclusion of </w:t>
      </w:r>
      <w:r w:rsidR="009A7968">
        <w:t>males</w:t>
      </w:r>
      <w:r w:rsidR="00601B30">
        <w:t xml:space="preserve">, since the majority of </w:t>
      </w:r>
      <w:proofErr w:type="spellStart"/>
      <w:r w:rsidR="00601B30">
        <w:t>kelts</w:t>
      </w:r>
      <w:proofErr w:type="spellEnd"/>
      <w:r w:rsidR="00601B30">
        <w:t xml:space="preserve"> are female.</w:t>
      </w:r>
    </w:p>
    <w:p w14:paraId="0B9621C3" w14:textId="77777777" w:rsidR="009745B6" w:rsidRDefault="0016763A" w:rsidP="009745B6">
      <w:pPr>
        <w:pStyle w:val="ListParagraph"/>
        <w:numPr>
          <w:ilvl w:val="2"/>
          <w:numId w:val="1"/>
        </w:numPr>
      </w:pPr>
      <w:r>
        <w:t xml:space="preserve">Decrease in </w:t>
      </w:r>
      <w:r w:rsidR="001D090F">
        <w:t>diversion likely</w:t>
      </w:r>
      <w:r>
        <w:t xml:space="preserve"> due to the </w:t>
      </w:r>
      <w:r w:rsidR="001D090F">
        <w:t>increased</w:t>
      </w:r>
      <w:r>
        <w:t xml:space="preserve"> spill </w:t>
      </w:r>
      <w:r w:rsidR="001D090F">
        <w:t xml:space="preserve">during </w:t>
      </w:r>
      <w:proofErr w:type="spellStart"/>
      <w:r w:rsidR="001D090F">
        <w:t>kelt</w:t>
      </w:r>
      <w:proofErr w:type="spellEnd"/>
      <w:r w:rsidR="001D090F">
        <w:t xml:space="preserve"> outmigration (</w:t>
      </w:r>
      <w:r>
        <w:t>pattern, year?</w:t>
      </w:r>
      <w:r w:rsidR="001D090F">
        <w:t>)</w:t>
      </w:r>
      <w:r w:rsidR="00436999">
        <w:t xml:space="preserve"> </w:t>
      </w:r>
      <w:commentRangeStart w:id="7"/>
      <w:commentRangeStart w:id="8"/>
      <w:r w:rsidR="00436999">
        <w:t>(reference)</w:t>
      </w:r>
      <w:commentRangeEnd w:id="7"/>
      <w:r w:rsidR="00B9713E">
        <w:rPr>
          <w:rStyle w:val="CommentReference"/>
        </w:rPr>
        <w:commentReference w:id="7"/>
      </w:r>
      <w:commentRangeEnd w:id="8"/>
      <w:r w:rsidR="002C735D">
        <w:rPr>
          <w:rStyle w:val="CommentReference"/>
        </w:rPr>
        <w:commentReference w:id="8"/>
      </w:r>
    </w:p>
    <w:p w14:paraId="415C114E" w14:textId="77777777" w:rsidR="009745B6" w:rsidRDefault="009745B6" w:rsidP="009745B6">
      <w:pPr>
        <w:pStyle w:val="ListParagraph"/>
        <w:ind w:left="1800"/>
      </w:pPr>
    </w:p>
    <w:p w14:paraId="7D1A8271" w14:textId="77777777" w:rsidR="009745B6" w:rsidRDefault="001D090F" w:rsidP="009745B6">
      <w:pPr>
        <w:pStyle w:val="ListParagraph"/>
        <w:numPr>
          <w:ilvl w:val="1"/>
          <w:numId w:val="1"/>
        </w:numPr>
      </w:pPr>
      <w:r w:rsidRPr="009745B6">
        <w:rPr>
          <w:b/>
          <w:bCs/>
        </w:rPr>
        <w:t xml:space="preserve">Project-wide </w:t>
      </w:r>
      <w:r w:rsidR="009050E9" w:rsidRPr="009745B6">
        <w:rPr>
          <w:b/>
          <w:bCs/>
        </w:rPr>
        <w:t>d</w:t>
      </w:r>
      <w:r w:rsidR="00B74527" w:rsidRPr="009745B6">
        <w:rPr>
          <w:b/>
          <w:bCs/>
        </w:rPr>
        <w:t xml:space="preserve">etection </w:t>
      </w:r>
      <w:r w:rsidR="00A73DF6" w:rsidRPr="009745B6">
        <w:rPr>
          <w:b/>
          <w:bCs/>
        </w:rPr>
        <w:t xml:space="preserve">rates </w:t>
      </w:r>
      <w:r w:rsidR="00C875B4" w:rsidRPr="009745B6">
        <w:rPr>
          <w:b/>
          <w:bCs/>
        </w:rPr>
        <w:t xml:space="preserve">increased </w:t>
      </w:r>
      <w:r w:rsidR="002E0831" w:rsidRPr="009745B6">
        <w:rPr>
          <w:b/>
          <w:bCs/>
        </w:rPr>
        <w:t>4</w:t>
      </w:r>
      <w:r w:rsidR="0065480C" w:rsidRPr="009745B6">
        <w:rPr>
          <w:b/>
          <w:bCs/>
        </w:rPr>
        <w:t xml:space="preserve">x </w:t>
      </w:r>
      <w:r w:rsidR="00785B4B" w:rsidRPr="009745B6">
        <w:rPr>
          <w:b/>
          <w:bCs/>
        </w:rPr>
        <w:t>to an average of</w:t>
      </w:r>
      <w:r w:rsidR="008F3D3E" w:rsidRPr="009745B6">
        <w:rPr>
          <w:b/>
          <w:bCs/>
        </w:rPr>
        <w:t xml:space="preserve"> 20% in 2020-2021</w:t>
      </w:r>
      <w:r w:rsidR="00B74527">
        <w:t xml:space="preserve">, </w:t>
      </w:r>
      <w:r w:rsidR="008F3D3E">
        <w:t xml:space="preserve">with </w:t>
      </w:r>
      <w:r w:rsidR="00F17245">
        <w:t>addition</w:t>
      </w:r>
      <w:r w:rsidR="00A73DF6">
        <w:t>al</w:t>
      </w:r>
      <w:r w:rsidR="00F17245">
        <w:t xml:space="preserve"> </w:t>
      </w:r>
      <w:r w:rsidR="00A73DF6">
        <w:t xml:space="preserve">detection at </w:t>
      </w:r>
      <w:r w:rsidR="00B74527">
        <w:t>spillway antennae</w:t>
      </w:r>
      <w:r w:rsidR="002E0831">
        <w:t xml:space="preserve"> </w:t>
      </w:r>
      <w:r w:rsidR="002E0831" w:rsidRPr="002E0831">
        <w:t>(prior to 2020, only fish diverted into JBS were detected</w:t>
      </w:r>
      <w:r w:rsidR="002E0831">
        <w:t>, 2016-2019, average 5% detection</w:t>
      </w:r>
      <w:r w:rsidR="002E0831" w:rsidRPr="002E0831">
        <w:t>)</w:t>
      </w:r>
      <w:r w:rsidR="00B74527" w:rsidRPr="002E0831">
        <w:t>.</w:t>
      </w:r>
      <w:r w:rsidR="0065480C" w:rsidRPr="002E0831">
        <w:t xml:space="preserve"> </w:t>
      </w:r>
    </w:p>
    <w:p w14:paraId="0FF991E7" w14:textId="77777777" w:rsidR="009745B6" w:rsidRDefault="0065480C" w:rsidP="009745B6">
      <w:pPr>
        <w:pStyle w:val="ListParagraph"/>
        <w:numPr>
          <w:ilvl w:val="2"/>
          <w:numId w:val="1"/>
        </w:numPr>
      </w:pPr>
      <w:r w:rsidRPr="009745B6">
        <w:rPr>
          <w:b/>
          <w:bCs/>
        </w:rPr>
        <w:t xml:space="preserve">Detection efficiency rates </w:t>
      </w:r>
      <w:r w:rsidR="008C791D" w:rsidRPr="009745B6">
        <w:rPr>
          <w:b/>
          <w:bCs/>
        </w:rPr>
        <w:t xml:space="preserve">also </w:t>
      </w:r>
      <w:r w:rsidRPr="009745B6">
        <w:rPr>
          <w:b/>
          <w:bCs/>
        </w:rPr>
        <w:t xml:space="preserve">increased 6.7x </w:t>
      </w:r>
      <w:r w:rsidR="00DF0219" w:rsidRPr="009745B6">
        <w:rPr>
          <w:b/>
          <w:bCs/>
        </w:rPr>
        <w:t>to an average of 33.5% in</w:t>
      </w:r>
      <w:r w:rsidRPr="009745B6">
        <w:rPr>
          <w:b/>
          <w:bCs/>
        </w:rPr>
        <w:t xml:space="preserve"> 2020</w:t>
      </w:r>
      <w:r w:rsidR="008C791D" w:rsidRPr="009745B6">
        <w:rPr>
          <w:b/>
          <w:bCs/>
        </w:rPr>
        <w:t>-</w:t>
      </w:r>
      <w:r w:rsidRPr="009745B6">
        <w:rPr>
          <w:b/>
          <w:bCs/>
        </w:rPr>
        <w:t>2021</w:t>
      </w:r>
      <w:r>
        <w:t xml:space="preserve"> from 2016-2019</w:t>
      </w:r>
      <w:r w:rsidR="00305673">
        <w:t xml:space="preserve"> (</w:t>
      </w:r>
      <w:r>
        <w:t xml:space="preserve">5% </w:t>
      </w:r>
      <w:r w:rsidR="00305673">
        <w:t>average)</w:t>
      </w:r>
      <w:r>
        <w:t>.</w:t>
      </w:r>
      <w:r w:rsidR="00180997">
        <w:t xml:space="preserve"> </w:t>
      </w:r>
      <w:r w:rsidR="008D2983">
        <w:t xml:space="preserve">This supports the hypothesis that the majority of </w:t>
      </w:r>
      <w:proofErr w:type="spellStart"/>
      <w:r w:rsidR="008D2983">
        <w:t>kelts</w:t>
      </w:r>
      <w:proofErr w:type="spellEnd"/>
      <w:r w:rsidR="008D2983">
        <w:t xml:space="preserve"> are passing through spill.</w:t>
      </w:r>
    </w:p>
    <w:p w14:paraId="7DBC3E8E" w14:textId="77777777" w:rsidR="009745B6" w:rsidRDefault="009745B6" w:rsidP="009745B6">
      <w:pPr>
        <w:pStyle w:val="ListParagraph"/>
        <w:ind w:left="1800"/>
      </w:pPr>
    </w:p>
    <w:p w14:paraId="5BC7C4B6" w14:textId="64B507D0" w:rsidR="008D2983" w:rsidRDefault="008D2983" w:rsidP="009745B6">
      <w:pPr>
        <w:pStyle w:val="ListParagraph"/>
        <w:numPr>
          <w:ilvl w:val="1"/>
          <w:numId w:val="1"/>
        </w:numPr>
      </w:pPr>
      <w:r>
        <w:t xml:space="preserve">Nearly all </w:t>
      </w:r>
      <w:proofErr w:type="spellStart"/>
      <w:r>
        <w:t>kelts</w:t>
      </w:r>
      <w:proofErr w:type="spellEnd"/>
      <w:r>
        <w:t xml:space="preserve"> </w:t>
      </w:r>
      <w:r w:rsidR="006E3576">
        <w:t>diverted into the</w:t>
      </w:r>
      <w:r>
        <w:t xml:space="preserve"> </w:t>
      </w:r>
      <w:r w:rsidR="00FC03DC">
        <w:t xml:space="preserve">LGR </w:t>
      </w:r>
      <w:r>
        <w:t>JBS are encountered by KRP.</w:t>
      </w:r>
    </w:p>
    <w:p w14:paraId="17D18461" w14:textId="1D95CFD8" w:rsidR="008D2983" w:rsidRPr="009050E9" w:rsidRDefault="003A3AA1" w:rsidP="009745B6">
      <w:pPr>
        <w:pStyle w:val="ListParagraph"/>
        <w:numPr>
          <w:ilvl w:val="2"/>
          <w:numId w:val="1"/>
        </w:numPr>
      </w:pPr>
      <w:proofErr w:type="spellStart"/>
      <w:r>
        <w:rPr>
          <w:b/>
          <w:bCs/>
        </w:rPr>
        <w:t>Kelt</w:t>
      </w:r>
      <w:proofErr w:type="spellEnd"/>
      <w:r>
        <w:rPr>
          <w:b/>
          <w:bCs/>
        </w:rPr>
        <w:t xml:space="preserve"> e</w:t>
      </w:r>
      <w:r w:rsidR="008D2983" w:rsidRPr="00DB59F7">
        <w:rPr>
          <w:b/>
          <w:bCs/>
        </w:rPr>
        <w:t xml:space="preserve">ncounter </w:t>
      </w:r>
      <w:r w:rsidR="008D2983">
        <w:rPr>
          <w:b/>
          <w:bCs/>
        </w:rPr>
        <w:t>(</w:t>
      </w:r>
      <w:r w:rsidR="008D2983" w:rsidRPr="00DB59F7">
        <w:rPr>
          <w:b/>
          <w:bCs/>
        </w:rPr>
        <w:t>and collection</w:t>
      </w:r>
      <w:r w:rsidR="008D2983">
        <w:rPr>
          <w:b/>
          <w:bCs/>
        </w:rPr>
        <w:t>)</w:t>
      </w:r>
      <w:r w:rsidR="008D2983" w:rsidRPr="00DB59F7">
        <w:rPr>
          <w:b/>
          <w:bCs/>
        </w:rPr>
        <w:t xml:space="preserve"> rates </w:t>
      </w:r>
      <w:r w:rsidR="008D2983">
        <w:rPr>
          <w:b/>
          <w:bCs/>
        </w:rPr>
        <w:t>at LGR JBS we</w:t>
      </w:r>
      <w:r w:rsidR="008D2983" w:rsidRPr="00DB59F7">
        <w:rPr>
          <w:b/>
          <w:bCs/>
        </w:rPr>
        <w:t>re low</w:t>
      </w:r>
      <w:r w:rsidR="008D2983">
        <w:rPr>
          <w:b/>
          <w:bCs/>
        </w:rPr>
        <w:t xml:space="preserve"> (3%, 2%)</w:t>
      </w:r>
      <w:r w:rsidR="006E3576">
        <w:rPr>
          <w:b/>
          <w:bCs/>
        </w:rPr>
        <w:t>.</w:t>
      </w:r>
    </w:p>
    <w:p w14:paraId="6C168D43" w14:textId="1FC6EA3C" w:rsidR="008D2983" w:rsidRDefault="008D2983" w:rsidP="009745B6">
      <w:pPr>
        <w:pStyle w:val="ListParagraph"/>
        <w:numPr>
          <w:ilvl w:val="2"/>
          <w:numId w:val="1"/>
        </w:numPr>
      </w:pPr>
      <w:r>
        <w:t>As encounter rates decreased in recent years, collection criteria were lowered, and E/C rates converged.</w:t>
      </w:r>
    </w:p>
    <w:p w14:paraId="149D45C4" w14:textId="77777777" w:rsidR="008D2983" w:rsidRDefault="008D2983" w:rsidP="009745B6">
      <w:pPr>
        <w:pStyle w:val="ListParagraph"/>
        <w:numPr>
          <w:ilvl w:val="2"/>
          <w:numId w:val="1"/>
        </w:numPr>
      </w:pPr>
      <w:r>
        <w:t>Collection is a major limiting factor for KRP success.</w:t>
      </w:r>
    </w:p>
    <w:p w14:paraId="1DA49520" w14:textId="77777777" w:rsidR="004B7FCD" w:rsidRDefault="004B7FCD" w:rsidP="009745B6">
      <w:pPr>
        <w:pStyle w:val="ListParagraph"/>
        <w:numPr>
          <w:ilvl w:val="3"/>
          <w:numId w:val="1"/>
        </w:numPr>
      </w:pPr>
      <w:r>
        <w:t xml:space="preserve">This decline in encounter rates poses a challenge to </w:t>
      </w:r>
      <w:proofErr w:type="spellStart"/>
      <w:r>
        <w:t>kelt</w:t>
      </w:r>
      <w:proofErr w:type="spellEnd"/>
      <w:r>
        <w:t xml:space="preserve"> reconditioning, which requires collection of </w:t>
      </w:r>
      <w:proofErr w:type="spellStart"/>
      <w:r>
        <w:t>kelts</w:t>
      </w:r>
      <w:proofErr w:type="spellEnd"/>
      <w:r>
        <w:t xml:space="preserve">. </w:t>
      </w:r>
    </w:p>
    <w:p w14:paraId="78A551FB" w14:textId="429DFE87" w:rsidR="009050E9" w:rsidRDefault="004B7FCD" w:rsidP="009745B6">
      <w:pPr>
        <w:pStyle w:val="ListParagraph"/>
        <w:numPr>
          <w:ilvl w:val="3"/>
          <w:numId w:val="1"/>
        </w:numPr>
      </w:pPr>
      <w:r>
        <w:t xml:space="preserve">Yakima project collects 27% of run </w:t>
      </w:r>
      <w:r>
        <w:fldChar w:fldCharType="begin"/>
      </w:r>
      <w:r w:rsidR="005D5D59">
        <w:instrText xml:space="preserve"> ADDIN EN.CITE &lt;EndNote&gt;&lt;Cite&gt;&lt;Author&gt;Hatch&lt;/Author&gt;&lt;Year&gt;2013&lt;/Year&gt;&lt;RecNum&gt;196&lt;/RecNum&gt;&lt;DisplayText&gt;(Hatch et al., 2013)&lt;/DisplayText&gt;&lt;record&gt;&lt;rec-number&gt;196&lt;/rec-number&gt;&lt;foreign-keys&gt;&lt;key app="EN" db-id="ezaxarefqfvr55etf21xtfw1v9av0rftdw9f" timestamp="1521063461"&gt;196&lt;/key&gt;&lt;/foreign-keys&gt;&lt;ref-type name="Journal Article"&gt;17&lt;/ref-type&gt;&lt;contributors&gt;&lt;authors&gt;&lt;author&gt;Hatch, D. R.&lt;/author&gt;&lt;author&gt;Fast, D. E.&lt;/author&gt;&lt;author&gt;Bosch, W. J.&lt;/author&gt;&lt;author&gt;Blodgett, J. W.&lt;/author&gt;&lt;author&gt;Whiteaker, J. M.&lt;/author&gt;&lt;author&gt;Branstetter, R.&lt;/author&gt;&lt;author&gt;Pierce, A. L.&lt;/author&gt;&lt;/authors&gt;&lt;/contributors&gt;&lt;auth-address&gt;Columbia River Intertribal Fish Commiss, Portland, OR 97232 USA&amp;#xD;Yakama Nation Fisheries, Toppenish, WA 98948 USA&lt;/auth-address&gt;&lt;titles&gt;&lt;title&gt;&lt;style face="normal" font="default" size="100%"&gt;Survival and traits of reconditioned kelt steelhead &lt;/style&gt;&lt;style face="italic" font="default" size="100%"&gt;Oncorhynchus mykiss&lt;/style&gt;&lt;style face="normal" font="default" size="100%"&gt; in the Yakima River, Washington&lt;/style&gt;&lt;/title&gt;&lt;secondary-title&gt;North American Journal of Fisheries Management&lt;/secondary-title&gt;&lt;alt-title&gt;N. Am. J. Fish. Manage.&lt;/alt-title&gt;&lt;/titles&gt;&lt;periodical&gt;&lt;full-title&gt;North American Journal of Fisheries Management&lt;/full-title&gt;&lt;/periodical&gt;&lt;pages&gt;615-625&lt;/pages&gt;&lt;volume&gt;33&lt;/volume&gt;&lt;number&gt;3&lt;/number&gt;&lt;keywords&gt;&lt;keyword&gt;salmon salmo-salar&lt;/keyword&gt;&lt;keyword&gt;life-history&lt;/keyword&gt;&lt;keyword&gt;columbia river&lt;/keyword&gt;&lt;keyword&gt;chinook salmon&lt;/keyword&gt;&lt;keyword&gt;conservation&lt;/keyword&gt;&lt;keyword&gt;iteroparity&lt;/keyword&gt;&lt;keyword&gt;temperature&lt;/keyword&gt;&lt;keyword&gt;photoperiod&lt;/keyword&gt;&lt;keyword&gt;walbaum&lt;/keyword&gt;&lt;keyword&gt;fishes&lt;/keyword&gt;&lt;/keywords&gt;&lt;dates&gt;&lt;year&gt;2013&lt;/year&gt;&lt;pub-dates&gt;&lt;date&gt;Jun 1&lt;/date&gt;&lt;/pub-dates&gt;&lt;/dates&gt;&lt;isbn&gt;0275-5947&lt;/isbn&gt;&lt;accession-num&gt;WOS:000320021200018&lt;/accession-num&gt;&lt;urls&gt;&lt;related-urls&gt;&lt;url&gt;&amp;lt;Go to ISI&amp;gt;://WOS:000320021200018&lt;/url&gt;&lt;/related-urls&gt;&lt;/urls&gt;&lt;electronic-resource-num&gt;10.1080/02755947.2013.788586&lt;/electronic-resource-num&gt;&lt;language&gt;English&lt;/language&gt;&lt;/record&gt;&lt;/Cite&gt;&lt;/EndNote&gt;</w:instrText>
      </w:r>
      <w:r>
        <w:fldChar w:fldCharType="separate"/>
      </w:r>
      <w:r w:rsidR="005D5D59">
        <w:rPr>
          <w:noProof/>
        </w:rPr>
        <w:t>(Hatch et al., 2013)</w:t>
      </w:r>
      <w:r>
        <w:fldChar w:fldCharType="end"/>
      </w:r>
    </w:p>
    <w:p w14:paraId="03598844" w14:textId="44A492EC" w:rsidR="008D2983" w:rsidRDefault="004B7FCD" w:rsidP="009745B6">
      <w:pPr>
        <w:pStyle w:val="ListParagraph"/>
        <w:numPr>
          <w:ilvl w:val="2"/>
          <w:numId w:val="1"/>
        </w:numPr>
      </w:pPr>
      <w:commentRangeStart w:id="9"/>
      <w:r>
        <w:t>Results indicate new approaches may be required for collection moving forward, such as at weirs</w:t>
      </w:r>
      <w:commentRangeEnd w:id="9"/>
      <w:r w:rsidR="00150881">
        <w:rPr>
          <w:rStyle w:val="CommentReference"/>
        </w:rPr>
        <w:commentReference w:id="9"/>
      </w:r>
      <w:r>
        <w:t>.</w:t>
      </w:r>
    </w:p>
    <w:p w14:paraId="4114FBFA" w14:textId="513F488F" w:rsidR="001D4441" w:rsidRDefault="008A7ACD" w:rsidP="00407FCB">
      <w:r>
        <w:br w:type="page"/>
      </w:r>
      <w:r w:rsidR="001B1F70">
        <w:lastRenderedPageBreak/>
        <w:t>Repeat spawning rates</w:t>
      </w:r>
    </w:p>
    <w:p w14:paraId="3444A419" w14:textId="77777777" w:rsidR="00407FCB" w:rsidRDefault="00407FCB" w:rsidP="00407FCB"/>
    <w:p w14:paraId="0CF3A9CC" w14:textId="5CC901D0" w:rsidR="001D4441" w:rsidRPr="00513C6B" w:rsidRDefault="00761321" w:rsidP="006A5C7B">
      <w:pPr>
        <w:pStyle w:val="ListParagraph"/>
        <w:numPr>
          <w:ilvl w:val="0"/>
          <w:numId w:val="2"/>
        </w:numPr>
      </w:pPr>
      <w:r>
        <w:t>Iteroparity is made up of 2 essential parts, (1) survival after spawning (</w:t>
      </w:r>
      <w:proofErr w:type="spellStart"/>
      <w:r>
        <w:t>kelt</w:t>
      </w:r>
      <w:r w:rsidR="00EE2AB5">
        <w:t>ing</w:t>
      </w:r>
      <w:proofErr w:type="spellEnd"/>
      <w:r>
        <w:t xml:space="preserve"> rate) and (2) a successful return for repeat spawning</w:t>
      </w:r>
      <w:r w:rsidR="00711F36">
        <w:t xml:space="preserve"> (transition)</w:t>
      </w:r>
      <w:r>
        <w:t xml:space="preserve">. Although </w:t>
      </w:r>
      <w:proofErr w:type="spellStart"/>
      <w:r>
        <w:t>kelt</w:t>
      </w:r>
      <w:r w:rsidR="00DC1901">
        <w:t>ing</w:t>
      </w:r>
      <w:proofErr w:type="spellEnd"/>
      <w:r>
        <w:t xml:space="preserve"> rates were high, </w:t>
      </w:r>
      <w:r w:rsidR="00711F36" w:rsidRPr="006A5C7B">
        <w:rPr>
          <w:b/>
          <w:bCs/>
        </w:rPr>
        <w:t>Natural</w:t>
      </w:r>
      <w:r w:rsidR="00711F36">
        <w:t xml:space="preserve"> </w:t>
      </w:r>
      <w:r w:rsidR="00711F36" w:rsidRPr="006A5C7B">
        <w:rPr>
          <w:b/>
          <w:bCs/>
        </w:rPr>
        <w:t>RS</w:t>
      </w:r>
      <w:r w:rsidR="001D4441" w:rsidRPr="006A5C7B">
        <w:rPr>
          <w:b/>
          <w:bCs/>
        </w:rPr>
        <w:t xml:space="preserve"> rates </w:t>
      </w:r>
      <w:r w:rsidRPr="006A5C7B">
        <w:rPr>
          <w:b/>
          <w:bCs/>
        </w:rPr>
        <w:t xml:space="preserve">were </w:t>
      </w:r>
      <w:r w:rsidR="001D4441" w:rsidRPr="006A5C7B">
        <w:rPr>
          <w:b/>
          <w:bCs/>
        </w:rPr>
        <w:t>low</w:t>
      </w:r>
      <w:r w:rsidR="006A5C7B">
        <w:rPr>
          <w:b/>
          <w:bCs/>
        </w:rPr>
        <w:t xml:space="preserve"> </w:t>
      </w:r>
      <w:r w:rsidR="00513C6B" w:rsidRPr="006A5C7B">
        <w:rPr>
          <w:b/>
          <w:bCs/>
        </w:rPr>
        <w:t>for Natural</w:t>
      </w:r>
      <w:r w:rsidR="00A8757A" w:rsidRPr="006A5C7B">
        <w:rPr>
          <w:b/>
          <w:bCs/>
        </w:rPr>
        <w:t xml:space="preserve"> RS</w:t>
      </w:r>
      <w:r w:rsidR="00407FCB" w:rsidRPr="006A5C7B">
        <w:rPr>
          <w:b/>
          <w:bCs/>
        </w:rPr>
        <w:t xml:space="preserve"> for 2016-</w:t>
      </w:r>
      <w:r w:rsidR="00711F36" w:rsidRPr="006A5C7B">
        <w:rPr>
          <w:b/>
          <w:bCs/>
        </w:rPr>
        <w:t>20</w:t>
      </w:r>
      <w:r w:rsidR="00407FCB" w:rsidRPr="006A5C7B">
        <w:rPr>
          <w:b/>
          <w:bCs/>
        </w:rPr>
        <w:t>21</w:t>
      </w:r>
      <w:r w:rsidR="00EE2AB5">
        <w:rPr>
          <w:b/>
          <w:bCs/>
        </w:rPr>
        <w:t xml:space="preserve"> (0.88%)</w:t>
      </w:r>
      <w:r w:rsidR="009E26DD" w:rsidRPr="006A5C7B">
        <w:rPr>
          <w:b/>
          <w:bCs/>
        </w:rPr>
        <w:t>.</w:t>
      </w:r>
    </w:p>
    <w:p w14:paraId="5C690603" w14:textId="3491219A" w:rsidR="00EE2AB5" w:rsidRDefault="00EE2AB5" w:rsidP="002C0388">
      <w:pPr>
        <w:pStyle w:val="ListParagraph"/>
        <w:numPr>
          <w:ilvl w:val="1"/>
          <w:numId w:val="2"/>
        </w:numPr>
      </w:pPr>
      <w:commentRangeStart w:id="10"/>
      <w:r>
        <w:t>This is within the range of what was previously reported for the Snake R. Basin</w:t>
      </w:r>
      <w:commentRangeEnd w:id="10"/>
      <w:r w:rsidR="00975814">
        <w:rPr>
          <w:rStyle w:val="CommentReference"/>
        </w:rPr>
        <w:commentReference w:id="10"/>
      </w:r>
      <w:r>
        <w:t xml:space="preserve">. </w:t>
      </w:r>
    </w:p>
    <w:p w14:paraId="1E284D0B" w14:textId="4721CD27" w:rsidR="0016763A" w:rsidRDefault="005C4FEE" w:rsidP="00EE2AB5">
      <w:pPr>
        <w:pStyle w:val="ListParagraph"/>
        <w:numPr>
          <w:ilvl w:val="2"/>
          <w:numId w:val="2"/>
        </w:numPr>
      </w:pPr>
      <w:r>
        <w:t>RS</w:t>
      </w:r>
      <w:r w:rsidR="00407FCB">
        <w:t xml:space="preserve"> rates</w:t>
      </w:r>
      <w:r w:rsidR="00C01E1B">
        <w:t xml:space="preserve"> back to early 2000’s for natural origin steelhead spawning in the Snake R</w:t>
      </w:r>
      <w:r w:rsidR="00EE2AB5">
        <w:t>.</w:t>
      </w:r>
      <w:r w:rsidR="00C01E1B">
        <w:t xml:space="preserve"> Basin range</w:t>
      </w:r>
      <w:r w:rsidR="0016763A">
        <w:t>d</w:t>
      </w:r>
      <w:r w:rsidR="00C01E1B">
        <w:t xml:space="preserve"> </w:t>
      </w:r>
      <w:r w:rsidR="00C01E1B" w:rsidRPr="002C0388">
        <w:t>0.5-1.2%</w:t>
      </w:r>
      <w:r w:rsidR="00EE2AB5">
        <w:t>, mainly</w:t>
      </w:r>
      <w:r w:rsidR="00C01E1B">
        <w:t xml:space="preserve"> F </w:t>
      </w:r>
      <w:r w:rsidR="001D6F09">
        <w:fldChar w:fldCharType="begin">
          <w:fldData xml:space="preserve">PEVuZE5vdGU+PENpdGU+PEF1dGhvcj5LZWVmZXI8L0F1dGhvcj48WWVhcj4yMDE0PC9ZZWFyPjxS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</w:fldData>
        </w:fldChar>
      </w:r>
      <w:r w:rsidR="005D5D59">
        <w:instrText xml:space="preserve"> ADDIN EN.CITE </w:instrText>
      </w:r>
      <w:r w:rsidR="005D5D59">
        <w:fldChar w:fldCharType="begin">
          <w:fldData xml:space="preserve">PEVuZE5vdGU+PENpdGU+PEF1dGhvcj5LZWVmZXI8L0F1dGhvcj48WWVhcj4yMDE0PC9ZZWFyPjxS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</w:fldData>
        </w:fldChar>
      </w:r>
      <w:r w:rsidR="005D5D59">
        <w:instrText xml:space="preserve"> ADDIN EN.CITE.DATA </w:instrText>
      </w:r>
      <w:r w:rsidR="005D5D59">
        <w:fldChar w:fldCharType="end"/>
      </w:r>
      <w:r w:rsidR="001D6F09">
        <w:fldChar w:fldCharType="separate"/>
      </w:r>
      <w:r w:rsidR="005D5D59">
        <w:rPr>
          <w:noProof/>
        </w:rPr>
        <w:t>(Keefer &amp; Caudill, 2014; Keefer et al., 2008)</w:t>
      </w:r>
      <w:r w:rsidR="001D6F09">
        <w:fldChar w:fldCharType="end"/>
      </w:r>
      <w:r w:rsidR="00B317F5">
        <w:t>, 1.2% 2010-15</w:t>
      </w:r>
      <w:r w:rsidR="00EE2AB5">
        <w:t xml:space="preserve">, </w:t>
      </w:r>
      <w:r w:rsidR="00B317F5">
        <w:t xml:space="preserve">little yearly variation </w:t>
      </w:r>
      <w:r w:rsidR="00B317F5">
        <w:fldChar w:fldCharType="begin"/>
      </w:r>
      <w:r w:rsidR="005D5D59">
        <w:instrText xml:space="preserve"> ADDIN EN.CITE &lt;EndNote&gt;&lt;Cite&gt;&lt;Author&gt;Copeland&lt;/Author&gt;&lt;Year&gt;2019&lt;/Year&gt;&lt;RecNum&gt;1734&lt;/RecNum&gt;&lt;DisplayText&gt;(Copeland et al., 2019)&lt;/DisplayText&gt;&lt;record&gt;&lt;rec-number&gt;1734&lt;/rec-number&gt;&lt;foreign-keys&gt;&lt;key app="EN" db-id="ezaxarefqfvr55etf21xtfw1v9av0rftdw9f" timestamp="1762896733"&gt;1734&lt;/key&gt;&lt;/foreign-keys&gt;&lt;ref-type name="Journal Article"&gt;17&lt;/ref-type&gt;&lt;contributors&gt;&lt;authors&gt;&lt;author&gt;Copeland, T. D.&lt;/author&gt;&lt;author&gt;Bowersox, B. J.&lt;/author&gt;&lt;author&gt;Ackerman, M. W.&lt;/author&gt;&lt;author&gt;Camacho, C.&lt;/author&gt;&lt;/authors&gt;&lt;/contributors&gt;&lt;titles&gt;&lt;title&gt;Pattern of Iteroparity in Wild Snake River Steelhead&lt;/title&gt;&lt;secondary-title&gt;Transactions of the American Fisheries Society&lt;/secondary-title&gt;&lt;/titles&gt;&lt;periodical&gt;&lt;full-title&gt;Transactions of the American Fisheries Society&lt;/full-title&gt;&lt;/periodical&gt;&lt;pages&gt;926-937&lt;/pages&gt;&lt;volume&gt;148&lt;/volume&gt;&lt;dates&gt;&lt;year&gt;2019&lt;/year&gt;&lt;/dates&gt;&lt;urls&gt;&lt;/urls&gt;&lt;electronic-resource-num&gt;10.1002/tafs.10187&lt;/electronic-resource-num&gt;&lt;/record&gt;&lt;/Cite&gt;&lt;/EndNote&gt;</w:instrText>
      </w:r>
      <w:r w:rsidR="00B317F5">
        <w:fldChar w:fldCharType="separate"/>
      </w:r>
      <w:r w:rsidR="005D5D59">
        <w:rPr>
          <w:noProof/>
        </w:rPr>
        <w:t>(Copeland et al., 2019)</w:t>
      </w:r>
      <w:r w:rsidR="00B317F5">
        <w:fldChar w:fldCharType="end"/>
      </w:r>
    </w:p>
    <w:p w14:paraId="5DB16529" w14:textId="755B7E1A" w:rsidR="00C01E1B" w:rsidRDefault="003A5D23" w:rsidP="006A5C7B">
      <w:pPr>
        <w:pStyle w:val="ListParagraph"/>
        <w:numPr>
          <w:ilvl w:val="2"/>
          <w:numId w:val="2"/>
        </w:numPr>
      </w:pPr>
      <w:r>
        <w:t xml:space="preserve">In the present study, </w:t>
      </w:r>
      <w:r w:rsidR="00B317F5" w:rsidRPr="006A5C7B">
        <w:rPr>
          <w:b/>
          <w:bCs/>
        </w:rPr>
        <w:t xml:space="preserve">0.88% of the </w:t>
      </w:r>
      <w:r w:rsidR="00E83847">
        <w:rPr>
          <w:b/>
          <w:bCs/>
        </w:rPr>
        <w:t xml:space="preserve">Natural </w:t>
      </w:r>
      <w:r w:rsidR="00B317F5" w:rsidRPr="006A5C7B">
        <w:rPr>
          <w:b/>
          <w:bCs/>
        </w:rPr>
        <w:t>run detected 1 or 2 years later</w:t>
      </w:r>
      <w:r w:rsidR="00B317F5">
        <w:t>.</w:t>
      </w:r>
      <w:r>
        <w:t xml:space="preserve"> </w:t>
      </w:r>
    </w:p>
    <w:p w14:paraId="2F824378" w14:textId="65B91101" w:rsidR="00C01E1B" w:rsidRDefault="00A27291" w:rsidP="00A27291">
      <w:pPr>
        <w:pStyle w:val="ListParagraph"/>
        <w:numPr>
          <w:ilvl w:val="2"/>
          <w:numId w:val="2"/>
        </w:numPr>
      </w:pPr>
      <w:r>
        <w:rPr>
          <w:b/>
          <w:bCs/>
        </w:rPr>
        <w:t>The present study is restricted</w:t>
      </w:r>
      <w:r w:rsidR="003A5D23" w:rsidRPr="003A5D23">
        <w:rPr>
          <w:b/>
          <w:bCs/>
        </w:rPr>
        <w:t xml:space="preserve"> to females</w:t>
      </w:r>
      <w:r>
        <w:t>. F</w:t>
      </w:r>
      <w:r w:rsidR="003A5D23">
        <w:t xml:space="preserve">emales make up the majority of repeat spawners in </w:t>
      </w:r>
      <w:r w:rsidR="00EE2AB5">
        <w:t xml:space="preserve">both </w:t>
      </w:r>
      <w:r w:rsidR="003A5D23">
        <w:t xml:space="preserve">steelhead </w:t>
      </w:r>
      <w:r w:rsidR="003A5D23">
        <w:fldChar w:fldCharType="begin">
          <w:fldData xml:space="preserve">PEVuZE5vdGU+PENpdGU+PEF1dGhvcj5LZWVmZXI8L0F1dGhvcj48WWVhcj4yMDA4PC9ZZWFyPjxS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</w:fldData>
        </w:fldChar>
      </w:r>
      <w:r w:rsidR="005D5D59">
        <w:instrText xml:space="preserve"> ADDIN EN.CITE </w:instrText>
      </w:r>
      <w:r w:rsidR="005D5D59">
        <w:fldChar w:fldCharType="begin">
          <w:fldData xml:space="preserve">PEVuZE5vdGU+PENpdGU+PEF1dGhvcj5LZWVmZXI8L0F1dGhvcj48WWVhcj4yMDA4PC9ZZWFyPjxS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</w:fldData>
        </w:fldChar>
      </w:r>
      <w:r w:rsidR="005D5D59">
        <w:instrText xml:space="preserve"> ADDIN EN.CITE.DATA </w:instrText>
      </w:r>
      <w:r w:rsidR="005D5D59">
        <w:fldChar w:fldCharType="end"/>
      </w:r>
      <w:r w:rsidR="003A5D23">
        <w:fldChar w:fldCharType="separate"/>
      </w:r>
      <w:r w:rsidR="005D5D59">
        <w:rPr>
          <w:noProof/>
        </w:rPr>
        <w:t>(Copeland et al., 2019; Keefer et al., 2008; Seamons &amp; Quinn, 2010)</w:t>
      </w:r>
      <w:r w:rsidR="003A5D23">
        <w:fldChar w:fldCharType="end"/>
      </w:r>
      <w:r w:rsidR="003A5D23">
        <w:t xml:space="preserve"> and in older Atlantic salmon </w:t>
      </w:r>
      <w:r w:rsidR="003A5D23">
        <w:fldChar w:fldCharType="begin"/>
      </w:r>
      <w:r w:rsidR="005D5D59">
        <w:instrText xml:space="preserve"> ADDIN EN.CITE &lt;EndNote&gt;&lt;Cite&gt;&lt;Author&gt;Niemala&lt;/Author&gt;&lt;Year&gt;2000&lt;/Year&gt;&lt;RecNum&gt;1743&lt;/RecNum&gt;&lt;DisplayText&gt;(Niemala et al., 2000)&lt;/DisplayText&gt;&lt;record&gt;&lt;rec-number&gt;1743&lt;/rec-number&gt;&lt;foreign-keys&gt;&lt;key app="EN" db-id="ezaxarefqfvr55etf21xtfw1v9av0rftdw9f" timestamp="1762900584"&gt;1743&lt;/key&gt;&lt;/foreign-keys&gt;&lt;ref-type name="Journal Article"&gt;17&lt;/ref-type&gt;&lt;contributors&gt;&lt;authors&gt;&lt;author&gt;Niemala, E.&lt;/author&gt;&lt;author&gt;Makinen, T. S.&lt;/author&gt;&lt;author&gt;Moen, K.&lt;/author&gt;&lt;author&gt;Hassinen, E.&lt;/author&gt;&lt;author&gt;Erkinaro, J.&lt;/author&gt;&lt;author&gt;Lansman, M.&lt;/author&gt;&lt;author&gt;Julkunen, M.&lt;/author&gt;&lt;/authors&gt;&lt;/contributors&gt;&lt;titles&gt;&lt;title&gt;Age, sex ratio and timing of the catch of kelts and ascending Atlantic salmon in the subarctic River Teno&lt;/title&gt;&lt;secondary-title&gt;Journal of Fish Biology&lt;/secondary-title&gt;&lt;/titles&gt;&lt;periodical&gt;&lt;full-title&gt;Journal of Fish Biology&lt;/full-title&gt;&lt;/periodical&gt;&lt;pages&gt;974-985&lt;/pages&gt;&lt;volume&gt;56&lt;/volume&gt;&lt;dates&gt;&lt;year&gt;2000&lt;/year&gt;&lt;/dates&gt;&lt;urls&gt;&lt;/urls&gt;&lt;electronic-resource-num&gt;10.1006/jfbi.1999.1223&lt;/electronic-resource-num&gt;&lt;/record&gt;&lt;/Cite&gt;&lt;/EndNote&gt;</w:instrText>
      </w:r>
      <w:r w:rsidR="003A5D23">
        <w:fldChar w:fldCharType="separate"/>
      </w:r>
      <w:r w:rsidR="005D5D59">
        <w:rPr>
          <w:noProof/>
        </w:rPr>
        <w:t>(Niemala et al., 2000)</w:t>
      </w:r>
      <w:r w:rsidR="003A5D23">
        <w:fldChar w:fldCharType="end"/>
      </w:r>
      <w:r w:rsidR="003A5D23">
        <w:t xml:space="preserve">. </w:t>
      </w:r>
    </w:p>
    <w:p w14:paraId="3366577A" w14:textId="4E84DA97" w:rsidR="005438EE" w:rsidRDefault="00B94EB6" w:rsidP="00E2260F">
      <w:pPr>
        <w:pStyle w:val="ListParagraph"/>
        <w:numPr>
          <w:ilvl w:val="1"/>
          <w:numId w:val="2"/>
        </w:numPr>
      </w:pPr>
      <w:r>
        <w:rPr>
          <w:b/>
          <w:bCs/>
        </w:rPr>
        <w:t xml:space="preserve">Natural </w:t>
      </w:r>
      <w:r w:rsidR="00EE2AB5" w:rsidRPr="00E45EE6">
        <w:rPr>
          <w:b/>
          <w:bCs/>
        </w:rPr>
        <w:t>RS in the present study assigned to all MPG</w:t>
      </w:r>
      <w:r w:rsidR="00EE2AB5">
        <w:t>, a</w:t>
      </w:r>
      <w:r w:rsidR="006A5C7B">
        <w:t>lso c</w:t>
      </w:r>
      <w:r w:rsidR="00C01E1B">
        <w:t xml:space="preserve">onsistent with </w:t>
      </w:r>
      <w:r w:rsidR="00EE2AB5">
        <w:t>what’s been previously reported</w:t>
      </w:r>
      <w:r w:rsidR="006A5C7B">
        <w:t xml:space="preserve"> </w:t>
      </w:r>
      <w:r w:rsidR="00E45EE6">
        <w:fldChar w:fldCharType="begin"/>
      </w:r>
      <w:r w:rsidR="005D5D59">
        <w:instrText xml:space="preserve"> ADDIN EN.CITE &lt;EndNote&gt;&lt;Cite&gt;&lt;Author&gt;Copeland&lt;/Author&gt;&lt;Year&gt;2019&lt;/Year&gt;&lt;RecNum&gt;1734&lt;/RecNum&gt;&lt;DisplayText&gt;(Copeland et al., 2017; Copeland et al., 2019)&lt;/DisplayText&gt;&lt;record&gt;&lt;rec-number&gt;1734&lt;/rec-number&gt;&lt;foreign-keys&gt;&lt;key app="EN" db-id="ezaxarefqfvr55etf21xtfw1v9av0rftdw9f" timestamp="1762896733"&gt;1734&lt;/key&gt;&lt;/foreign-keys&gt;&lt;ref-type name="Journal Article"&gt;17&lt;/ref-type&gt;&lt;contributors&gt;&lt;authors&gt;&lt;author&gt;Copeland, T. D.&lt;/author&gt;&lt;author&gt;Bowersox, B. J.&lt;/author&gt;&lt;author&gt;Ackerman, M. W.&lt;/author&gt;&lt;author&gt;Camacho, C.&lt;/author&gt;&lt;/authors&gt;&lt;/contributors&gt;&lt;titles&gt;&lt;title&gt;Pattern of Iteroparity in Wild Snake River Steelhead&lt;/title&gt;&lt;secondary-title&gt;Transactions of the American Fisheries Society&lt;/secondary-title&gt;&lt;/titles&gt;&lt;periodical&gt;&lt;full-title&gt;Transactions of the American Fisheries Society&lt;/full-title&gt;&lt;/periodical&gt;&lt;pages&gt;926-937&lt;/pages&gt;&lt;volume&gt;148&lt;/volume&gt;&lt;dates&gt;&lt;year&gt;2019&lt;/year&gt;&lt;/dates&gt;&lt;urls&gt;&lt;/urls&gt;&lt;electronic-resource-num&gt;10.1002/tafs.10187&lt;/electronic-resource-num&gt;&lt;/record&gt;&lt;/Cite&gt;&lt;Cite&gt;&lt;Author&gt;Copeland&lt;/Author&gt;&lt;Year&gt;2017&lt;/Year&gt;&lt;RecNum&gt;1735&lt;/RecNum&gt;&lt;record&gt;&lt;rec-number&gt;1735&lt;/rec-number&gt;&lt;foreign-keys&gt;&lt;key app="EN" db-id="ezaxarefqfvr55etf21xtfw1v9av0rftdw9f" timestamp="1762897576"&gt;1735&lt;/key&gt;&lt;/foreign-keys&gt;&lt;ref-type name="Journal Article"&gt;17&lt;/ref-type&gt;&lt;contributors&gt;&lt;authors&gt;&lt;author&gt;Copeland, T. D.&lt;/author&gt;&lt;author&gt;Ackerman, M. W.&lt;/author&gt;&lt;author&gt;Wright, K. K.&lt;/author&gt;&lt;author&gt;Byrne, A.&lt;/author&gt;&lt;/authors&gt;&lt;/contributors&gt;&lt;titles&gt;&lt;title&gt;Life History Diversity of Snake River Steelhead Populations between and within Management Categories&lt;/title&gt;&lt;secondary-title&gt;North American Journal of Fisheries Management&lt;/secondary-title&gt;&lt;/titles&gt;&lt;periodical&gt;&lt;full-title&gt;North American Journal of Fisheries Management&lt;/full-title&gt;&lt;/periodical&gt;&lt;pages&gt;395-404&lt;/pages&gt;&lt;volume&gt;37&lt;/volume&gt;&lt;number&gt;2&lt;/number&gt;&lt;dates&gt;&lt;year&gt;2017&lt;/year&gt;&lt;/dates&gt;&lt;urls&gt;&lt;/urls&gt;&lt;electronic-resource-num&gt;10.1080/02755947.2016.1264506&lt;/electronic-resource-num&gt;&lt;/record&gt;&lt;/Cite&gt;&lt;/EndNote&gt;</w:instrText>
      </w:r>
      <w:r w:rsidR="00E45EE6">
        <w:fldChar w:fldCharType="separate"/>
      </w:r>
      <w:r w:rsidR="005D5D59">
        <w:rPr>
          <w:noProof/>
        </w:rPr>
        <w:t>(Copeland et al., 2017; Copeland et al., 2019)</w:t>
      </w:r>
      <w:r w:rsidR="00E45EE6">
        <w:fldChar w:fldCharType="end"/>
      </w:r>
      <w:r w:rsidR="00EE2AB5">
        <w:t>.</w:t>
      </w:r>
    </w:p>
    <w:p w14:paraId="5F2717D5" w14:textId="77777777" w:rsidR="00711F36" w:rsidRDefault="00711F36" w:rsidP="00711F36">
      <w:pPr>
        <w:pStyle w:val="ListParagraph"/>
        <w:ind w:left="1080"/>
      </w:pPr>
    </w:p>
    <w:p w14:paraId="1E223CD2" w14:textId="297F4B58" w:rsidR="00EE51D5" w:rsidRDefault="00EF5C0C" w:rsidP="00711F36">
      <w:pPr>
        <w:pStyle w:val="ListParagraph"/>
        <w:numPr>
          <w:ilvl w:val="0"/>
          <w:numId w:val="2"/>
        </w:numPr>
      </w:pPr>
      <w:r>
        <w:rPr>
          <w:b/>
          <w:bCs/>
        </w:rPr>
        <w:t>L</w:t>
      </w:r>
      <w:r w:rsidR="00EA2B4E" w:rsidRPr="00711F36">
        <w:rPr>
          <w:b/>
          <w:bCs/>
        </w:rPr>
        <w:t xml:space="preserve">ow </w:t>
      </w:r>
      <w:r w:rsidR="00711F36">
        <w:rPr>
          <w:b/>
          <w:bCs/>
        </w:rPr>
        <w:t>N</w:t>
      </w:r>
      <w:r w:rsidR="00EA2B4E" w:rsidRPr="00711F36">
        <w:rPr>
          <w:b/>
          <w:bCs/>
        </w:rPr>
        <w:t>atural RS rate</w:t>
      </w:r>
      <w:r w:rsidR="00A53AC9">
        <w:rPr>
          <w:b/>
          <w:bCs/>
        </w:rPr>
        <w:t>s</w:t>
      </w:r>
      <w:r>
        <w:rPr>
          <w:b/>
          <w:bCs/>
        </w:rPr>
        <w:t xml:space="preserve"> despite high (majority) </w:t>
      </w:r>
      <w:proofErr w:type="spellStart"/>
      <w:r>
        <w:rPr>
          <w:b/>
          <w:bCs/>
        </w:rPr>
        <w:t>kelt</w:t>
      </w:r>
      <w:r w:rsidR="00A53AC9">
        <w:rPr>
          <w:b/>
          <w:bCs/>
        </w:rPr>
        <w:t>ing</w:t>
      </w:r>
      <w:proofErr w:type="spellEnd"/>
      <w:r w:rsidR="00A53AC9">
        <w:rPr>
          <w:b/>
          <w:bCs/>
        </w:rPr>
        <w:t xml:space="preserve"> </w:t>
      </w:r>
      <w:r>
        <w:rPr>
          <w:b/>
          <w:bCs/>
        </w:rPr>
        <w:t>rate</w:t>
      </w:r>
      <w:r w:rsidR="00A53AC9">
        <w:rPr>
          <w:b/>
          <w:bCs/>
        </w:rPr>
        <w:t>s back to LGR</w:t>
      </w:r>
      <w:r w:rsidR="00EA2B4E">
        <w:t xml:space="preserve"> </w:t>
      </w:r>
      <w:r w:rsidR="00EA2B4E" w:rsidRPr="00A26356">
        <w:rPr>
          <w:u w:val="single"/>
        </w:rPr>
        <w:t>implies that most mortality</w:t>
      </w:r>
      <w:r w:rsidR="00CF090B" w:rsidRPr="00A26356">
        <w:rPr>
          <w:u w:val="single"/>
        </w:rPr>
        <w:t xml:space="preserve"> for </w:t>
      </w:r>
      <w:proofErr w:type="spellStart"/>
      <w:r w:rsidR="00CF090B" w:rsidRPr="00A26356">
        <w:rPr>
          <w:u w:val="single"/>
        </w:rPr>
        <w:t>kelts</w:t>
      </w:r>
      <w:proofErr w:type="spellEnd"/>
      <w:r w:rsidR="00EA2B4E" w:rsidRPr="00A26356">
        <w:rPr>
          <w:u w:val="single"/>
        </w:rPr>
        <w:t xml:space="preserve"> </w:t>
      </w:r>
      <w:r w:rsidR="003F1D4E">
        <w:rPr>
          <w:u w:val="single"/>
        </w:rPr>
        <w:t xml:space="preserve">occurs during </w:t>
      </w:r>
      <w:r w:rsidR="00EA2B4E" w:rsidRPr="00A26356">
        <w:rPr>
          <w:u w:val="single"/>
        </w:rPr>
        <w:t>downstream</w:t>
      </w:r>
      <w:r w:rsidR="00A26356">
        <w:rPr>
          <w:u w:val="single"/>
        </w:rPr>
        <w:t xml:space="preserve"> migration</w:t>
      </w:r>
      <w:r w:rsidR="00EA2B4E" w:rsidRPr="00A26356">
        <w:rPr>
          <w:u w:val="single"/>
        </w:rPr>
        <w:t xml:space="preserve"> from </w:t>
      </w:r>
      <w:commentRangeStart w:id="11"/>
      <w:r w:rsidR="00EA2B4E" w:rsidRPr="00A26356">
        <w:rPr>
          <w:u w:val="single"/>
        </w:rPr>
        <w:t>LGR</w:t>
      </w:r>
      <w:ins w:id="12" w:author="Mike Ackerman" w:date="2026-02-03T12:51:00Z">
        <w:r w:rsidR="00E9383E">
          <w:rPr>
            <w:u w:val="single"/>
          </w:rPr>
          <w:t xml:space="preserve"> t</w:t>
        </w:r>
      </w:ins>
      <w:ins w:id="13" w:author="Mike Ackerman" w:date="2026-02-03T12:52:00Z">
        <w:r w:rsidR="00E9383E">
          <w:rPr>
            <w:u w:val="single"/>
          </w:rPr>
          <w:t xml:space="preserve">hrough </w:t>
        </w:r>
        <w:proofErr w:type="spellStart"/>
        <w:r w:rsidR="00E9383E">
          <w:rPr>
            <w:u w:val="single"/>
          </w:rPr>
          <w:t>hydrosystem</w:t>
        </w:r>
      </w:ins>
      <w:proofErr w:type="spellEnd"/>
      <w:r w:rsidR="00EA2B4E" w:rsidRPr="00A26356">
        <w:rPr>
          <w:u w:val="single"/>
        </w:rPr>
        <w:t xml:space="preserve"> </w:t>
      </w:r>
      <w:r w:rsidR="001C607B" w:rsidRPr="00A26356">
        <w:rPr>
          <w:u w:val="single"/>
        </w:rPr>
        <w:t>and during</w:t>
      </w:r>
      <w:ins w:id="14" w:author="Mike Ackerman" w:date="2026-02-03T12:46:00Z">
        <w:r w:rsidR="00E9383E">
          <w:rPr>
            <w:u w:val="single"/>
          </w:rPr>
          <w:t xml:space="preserve"> estuary or</w:t>
        </w:r>
      </w:ins>
      <w:r w:rsidR="00FE4D68" w:rsidRPr="00A26356">
        <w:rPr>
          <w:u w:val="single"/>
        </w:rPr>
        <w:t xml:space="preserve"> </w:t>
      </w:r>
      <w:r w:rsidR="00711F36" w:rsidRPr="00A26356">
        <w:rPr>
          <w:u w:val="single"/>
        </w:rPr>
        <w:t>ocean residency</w:t>
      </w:r>
      <w:commentRangeEnd w:id="11"/>
      <w:r w:rsidR="00CD7C8D">
        <w:rPr>
          <w:rStyle w:val="CommentReference"/>
        </w:rPr>
        <w:commentReference w:id="11"/>
      </w:r>
      <w:r w:rsidR="00A53AC9">
        <w:t xml:space="preserve"> (</w:t>
      </w:r>
      <w:r w:rsidR="00A26356">
        <w:t>not</w:t>
      </w:r>
      <w:r w:rsidR="00A53AC9">
        <w:t xml:space="preserve"> </w:t>
      </w:r>
      <w:r w:rsidR="003F1D4E">
        <w:t xml:space="preserve">in period </w:t>
      </w:r>
      <w:r w:rsidR="00A26356">
        <w:t xml:space="preserve">immediately </w:t>
      </w:r>
      <w:r w:rsidR="003F1D4E">
        <w:t>after</w:t>
      </w:r>
      <w:r w:rsidR="00A26356">
        <w:t xml:space="preserve"> spawning</w:t>
      </w:r>
      <w:r w:rsidR="003F1D4E">
        <w:t xml:space="preserve">, as with </w:t>
      </w:r>
      <w:proofErr w:type="spellStart"/>
      <w:r w:rsidR="003F1D4E">
        <w:t>semelparity</w:t>
      </w:r>
      <w:proofErr w:type="spellEnd"/>
      <w:r w:rsidR="00A53AC9">
        <w:t>)</w:t>
      </w:r>
      <w:r w:rsidR="00EA2B4E">
        <w:t>.</w:t>
      </w:r>
    </w:p>
    <w:p w14:paraId="05C1436C" w14:textId="3B906861" w:rsidR="003F1D4E" w:rsidRDefault="003F1D4E" w:rsidP="001C607B">
      <w:pPr>
        <w:pStyle w:val="ListParagraph"/>
        <w:numPr>
          <w:ilvl w:val="1"/>
          <w:numId w:val="2"/>
        </w:numPr>
      </w:pPr>
      <w:r>
        <w:t xml:space="preserve">This is consistent </w:t>
      </w:r>
      <w:r w:rsidR="00BC364C">
        <w:t>with</w:t>
      </w:r>
      <w:r>
        <w:t xml:space="preserve"> significant relationships </w:t>
      </w:r>
      <w:r w:rsidR="00BC364C">
        <w:t xml:space="preserve">found </w:t>
      </w:r>
      <w:r>
        <w:t>between repeat spawner survival and conditions encountered during downstream migration and/or in ocean.</w:t>
      </w:r>
    </w:p>
    <w:p w14:paraId="58C15789" w14:textId="00243EFE" w:rsidR="001C607B" w:rsidRDefault="004503F5" w:rsidP="001C607B">
      <w:pPr>
        <w:pStyle w:val="ListParagraph"/>
        <w:numPr>
          <w:ilvl w:val="1"/>
          <w:numId w:val="2"/>
        </w:numPr>
      </w:pPr>
      <w:r>
        <w:t xml:space="preserve">In the CRB, </w:t>
      </w:r>
      <w:commentRangeStart w:id="15"/>
      <w:r w:rsidR="001C607B">
        <w:t xml:space="preserve">RS survival </w:t>
      </w:r>
      <w:r w:rsidR="00EF5C0C">
        <w:t xml:space="preserve">was </w:t>
      </w:r>
      <w:r w:rsidR="00C664CD">
        <w:t xml:space="preserve">positively </w:t>
      </w:r>
      <w:r w:rsidR="001C607B">
        <w:t xml:space="preserve">correlated with </w:t>
      </w:r>
      <w:r w:rsidR="001C607B" w:rsidRPr="00C664CD">
        <w:t>river discharge</w:t>
      </w:r>
      <w:r w:rsidR="001C607B">
        <w:t xml:space="preserve"> during </w:t>
      </w:r>
      <w:proofErr w:type="spellStart"/>
      <w:r w:rsidR="001C607B">
        <w:t>kelt</w:t>
      </w:r>
      <w:proofErr w:type="spellEnd"/>
      <w:r w:rsidR="001C607B">
        <w:t xml:space="preserve"> emigration</w:t>
      </w:r>
      <w:commentRangeEnd w:id="15"/>
      <w:r w:rsidR="00E9383E">
        <w:rPr>
          <w:rStyle w:val="CommentReference"/>
        </w:rPr>
        <w:commentReference w:id="15"/>
      </w:r>
      <w:r w:rsidR="001C607B">
        <w:t xml:space="preserve"> </w:t>
      </w:r>
      <w:r w:rsidR="001C607B">
        <w:fldChar w:fldCharType="begin"/>
      </w:r>
      <w:r w:rsidR="005D5D59">
        <w:instrText xml:space="preserve"> ADDIN EN.CITE &lt;EndNote&gt;&lt;Cite&gt;&lt;Author&gt;Keefer&lt;/Author&gt;&lt;Year&gt;2014&lt;/Year&gt;&lt;RecNum&gt;207&lt;/RecNum&gt;&lt;DisplayText&gt;(Keefer &amp;amp; Caudill, 2014)&lt;/DisplayText&gt;&lt;record&gt;&lt;rec-number&gt;207&lt;/rec-number&gt;&lt;foreign-keys&gt;&lt;key app="EN" db-id="ezaxarefqfvr55etf21xtfw1v9av0rftdw9f" timestamp="1521067029"&gt;207&lt;/key&gt;&lt;/foreign-keys&gt;&lt;ref-type name="Report"&gt;27&lt;/ref-type&gt;&lt;contributors&gt;&lt;authors&gt;&lt;author&gt;Keefer, M.L.&lt;/author&gt;&lt;author&gt;Caudill, C.C.&lt;/author&gt;&lt;/authors&gt;&lt;/contributors&gt;&lt;titles&gt;&lt;title&gt;Estimating iteroparity in Columbia River steelhead using records archived in the Columbia River PIT tag information system (PTAGIS) database&lt;/title&gt;&lt;/titles&gt;&lt;dates&gt;&lt;year&gt;2014&lt;/year&gt;&lt;/dates&gt;&lt;pub-location&gt;Portland, Oregon&lt;/pub-location&gt;&lt;publisher&gt;Department of Fish and Wildlife Sciences, University of Idaho, ADS-P-12-2&lt;/publisher&gt;&lt;urls&gt;&lt;/urls&gt;&lt;/record&gt;&lt;/Cite&gt;&lt;/EndNote&gt;</w:instrText>
      </w:r>
      <w:r w:rsidR="001C607B">
        <w:fldChar w:fldCharType="separate"/>
      </w:r>
      <w:r w:rsidR="005D5D59">
        <w:rPr>
          <w:noProof/>
        </w:rPr>
        <w:t>(Keefer &amp; Caudill, 2014)</w:t>
      </w:r>
      <w:r w:rsidR="001C607B">
        <w:fldChar w:fldCharType="end"/>
      </w:r>
      <w:r>
        <w:t xml:space="preserve">, </w:t>
      </w:r>
      <w:r w:rsidR="00C664CD">
        <w:t xml:space="preserve">with </w:t>
      </w:r>
      <w:r w:rsidR="00C664CD" w:rsidRPr="00C664CD">
        <w:rPr>
          <w:u w:val="single"/>
        </w:rPr>
        <w:t>poor</w:t>
      </w:r>
      <w:r w:rsidR="00C664CD">
        <w:rPr>
          <w:u w:val="single"/>
        </w:rPr>
        <w:t>er</w:t>
      </w:r>
      <w:r w:rsidR="00C664CD" w:rsidRPr="00C664CD">
        <w:rPr>
          <w:u w:val="single"/>
        </w:rPr>
        <w:t xml:space="preserve"> survival in low flow years</w:t>
      </w:r>
      <w:r>
        <w:t>.</w:t>
      </w:r>
    </w:p>
    <w:p w14:paraId="3940B3D7" w14:textId="5533922A" w:rsidR="004503F5" w:rsidRDefault="004503F5" w:rsidP="00EF5C0C">
      <w:pPr>
        <w:pStyle w:val="ListParagraph"/>
        <w:numPr>
          <w:ilvl w:val="1"/>
          <w:numId w:val="2"/>
        </w:numPr>
      </w:pPr>
      <w:r>
        <w:t xml:space="preserve">In the Snake R., survival from first spawn to </w:t>
      </w:r>
      <w:proofErr w:type="spellStart"/>
      <w:r>
        <w:t>kelt</w:t>
      </w:r>
      <w:proofErr w:type="spellEnd"/>
      <w:r>
        <w:t xml:space="preserve"> emigration</w:t>
      </w:r>
      <w:r w:rsidR="00C664CD">
        <w:t xml:space="preserve"> increased over time</w:t>
      </w:r>
      <w:r w:rsidR="00A53AC9">
        <w:t xml:space="preserve"> from 2010-2015</w:t>
      </w:r>
      <w:r w:rsidR="00C664CD">
        <w:t>,</w:t>
      </w:r>
      <w:r>
        <w:t xml:space="preserve"> rang</w:t>
      </w:r>
      <w:r w:rsidR="00C664CD">
        <w:t>ing</w:t>
      </w:r>
      <w:r>
        <w:t xml:space="preserve"> 9.6-43.7%, whereas survival from </w:t>
      </w:r>
      <w:proofErr w:type="spellStart"/>
      <w:r>
        <w:t>kelt</w:t>
      </w:r>
      <w:proofErr w:type="spellEnd"/>
      <w:r>
        <w:t xml:space="preserve"> emigration to return on a second migration</w:t>
      </w:r>
      <w:r w:rsidR="00C664CD">
        <w:t xml:space="preserve"> (BON-BON)</w:t>
      </w:r>
      <w:r>
        <w:t xml:space="preserve"> </w:t>
      </w:r>
      <w:r w:rsidR="00C664CD">
        <w:t>remained low (</w:t>
      </w:r>
      <w:r>
        <w:t>1.8-13.9%</w:t>
      </w:r>
      <w:r w:rsidR="00C664CD">
        <w:t>)</w:t>
      </w:r>
      <w:r w:rsidR="00C83066">
        <w:t>,</w:t>
      </w:r>
      <w:r w:rsidR="00C664CD">
        <w:t xml:space="preserve"> </w:t>
      </w:r>
      <w:r>
        <w:rPr>
          <w:u w:val="single"/>
        </w:rPr>
        <w:t>consistent with</w:t>
      </w:r>
      <w:r w:rsidRPr="004503F5">
        <w:rPr>
          <w:u w:val="single"/>
        </w:rPr>
        <w:t xml:space="preserve"> </w:t>
      </w:r>
      <w:r w:rsidR="00EF0164">
        <w:rPr>
          <w:u w:val="single"/>
        </w:rPr>
        <w:t>a negative impact on RS resulting from poor</w:t>
      </w:r>
      <w:r w:rsidRPr="004503F5">
        <w:rPr>
          <w:u w:val="single"/>
        </w:rPr>
        <w:t xml:space="preserve"> </w:t>
      </w:r>
      <w:proofErr w:type="spellStart"/>
      <w:r w:rsidRPr="004503F5">
        <w:rPr>
          <w:u w:val="single"/>
        </w:rPr>
        <w:t>kelt</w:t>
      </w:r>
      <w:proofErr w:type="spellEnd"/>
      <w:r w:rsidRPr="004503F5">
        <w:rPr>
          <w:u w:val="single"/>
        </w:rPr>
        <w:t xml:space="preserve"> survival in the ocean</w:t>
      </w:r>
      <w:r>
        <w:t xml:space="preserve"> </w:t>
      </w:r>
      <w:r>
        <w:fldChar w:fldCharType="begin"/>
      </w:r>
      <w:r w:rsidR="005D5D59">
        <w:instrText xml:space="preserve"> ADDIN EN.CITE &lt;EndNote&gt;&lt;Cite&gt;&lt;Author&gt;Copeland&lt;/Author&gt;&lt;Year&gt;2019&lt;/Year&gt;&lt;RecNum&gt;1734&lt;/RecNum&gt;&lt;DisplayText&gt;(Copeland et al., 2019)&lt;/DisplayText&gt;&lt;record&gt;&lt;rec-number&gt;1734&lt;/rec-number&gt;&lt;foreign-keys&gt;&lt;key app="EN" db-id="ezaxarefqfvr55etf21xtfw1v9av0rftdw9f" timestamp="1762896733"&gt;1734&lt;/key&gt;&lt;/foreign-keys&gt;&lt;ref-type name="Journal Article"&gt;17&lt;/ref-type&gt;&lt;contributors&gt;&lt;authors&gt;&lt;author&gt;Copeland, T. D.&lt;/author&gt;&lt;author&gt;Bowersox, B. J.&lt;/author&gt;&lt;author&gt;Ackerman, M. W.&lt;/author&gt;&lt;author&gt;Camacho, C.&lt;/author&gt;&lt;/authors&gt;&lt;/contributors&gt;&lt;titles&gt;&lt;title&gt;Pattern of Iteroparity in Wild Snake River Steelhead&lt;/title&gt;&lt;secondary-title&gt;Transactions of the American Fisheries Society&lt;/secondary-title&gt;&lt;/titles&gt;&lt;periodical&gt;&lt;full-title&gt;Transactions of the American Fisheries Society&lt;/full-title&gt;&lt;/periodical&gt;&lt;pages&gt;926-937&lt;/pages&gt;&lt;volume&gt;148&lt;/volume&gt;&lt;dates&gt;&lt;year&gt;2019&lt;/year&gt;&lt;/dates&gt;&lt;urls&gt;&lt;/urls&gt;&lt;electronic-resource-num&gt;10.1002/tafs.10187&lt;/electronic-resource-num&gt;&lt;/record&gt;&lt;/Cite&gt;&lt;/EndNote&gt;</w:instrText>
      </w:r>
      <w:r>
        <w:fldChar w:fldCharType="separate"/>
      </w:r>
      <w:r w:rsidR="005D5D59">
        <w:rPr>
          <w:noProof/>
        </w:rPr>
        <w:t>(Copeland et al., 2019)</w:t>
      </w:r>
      <w:r>
        <w:fldChar w:fldCharType="end"/>
      </w:r>
      <w:r>
        <w:t>.</w:t>
      </w:r>
    </w:p>
    <w:p w14:paraId="7E49636B" w14:textId="3E96F178" w:rsidR="00A53AC9" w:rsidRDefault="00382778" w:rsidP="00A53AC9">
      <w:pPr>
        <w:pStyle w:val="ListParagraph"/>
        <w:numPr>
          <w:ilvl w:val="1"/>
          <w:numId w:val="2"/>
        </w:numPr>
      </w:pPr>
      <w:r w:rsidRPr="001C607B">
        <w:t>RS</w:t>
      </w:r>
      <w:r w:rsidR="00C83066">
        <w:t xml:space="preserve"> survival</w:t>
      </w:r>
      <w:r>
        <w:t xml:space="preserve"> in </w:t>
      </w:r>
      <w:r w:rsidR="007F19FA">
        <w:t xml:space="preserve">coastal </w:t>
      </w:r>
      <w:r>
        <w:t>WA</w:t>
      </w:r>
      <w:r w:rsidR="007F19FA">
        <w:t xml:space="preserve"> steelhead</w:t>
      </w:r>
      <w:r w:rsidR="00D348A2">
        <w:t xml:space="preserve"> </w:t>
      </w:r>
      <w:r w:rsidR="00190337">
        <w:t xml:space="preserve">has declined over the past </w:t>
      </w:r>
      <w:r w:rsidR="00244E91">
        <w:t xml:space="preserve">40 </w:t>
      </w:r>
      <w:r w:rsidR="00190337">
        <w:t>years</w:t>
      </w:r>
      <w:r w:rsidR="00244E91">
        <w:t>. This decrease was linked to</w:t>
      </w:r>
      <w:r w:rsidR="00190337">
        <w:t xml:space="preserve"> </w:t>
      </w:r>
      <w:r w:rsidR="00244E91">
        <w:t>increasing ocean temperatures, decreasing river flows, and increasing pink salmon abundanc</w:t>
      </w:r>
      <w:r w:rsidR="0042778B">
        <w:t xml:space="preserve">e </w:t>
      </w:r>
      <w:r w:rsidR="00DB1405">
        <w:fldChar w:fldCharType="begin"/>
      </w:r>
      <w:r w:rsidR="005D5D59">
        <w:instrText xml:space="preserve"> ADDIN EN.CITE &lt;EndNote&gt;&lt;Cite&gt;&lt;Author&gt;Ohlberger&lt;/Author&gt;&lt;Year&gt;2025&lt;/Year&gt;&lt;RecNum&gt;1736&lt;/RecNum&gt;&lt;DisplayText&gt;(Ohlberger et al., 2025)&lt;/DisplayText&gt;&lt;record&gt;&lt;rec-number&gt;1736&lt;/rec-number&gt;&lt;foreign-keys&gt;&lt;key app="EN" db-id="ezaxarefqfvr55etf21xtfw1v9av0rftdw9f" timestamp="1762897789"&gt;1736&lt;/key&gt;&lt;/foreign-keys&gt;&lt;ref-type name="Journal Article"&gt;17&lt;/ref-type&gt;&lt;contributors&gt;&lt;authors&gt;&lt;author&gt;Ohlberger, J.&lt;/author&gt;&lt;author&gt;Buhle, E. R.&lt;/author&gt;&lt;author&gt;Buehrens, T. W.&lt;/author&gt;&lt;author&gt;Kendall, N. W.&lt;/author&gt;&lt;author&gt;Harbison, T.&lt;/author&gt;&lt;author&gt;Claiborne, A. M.&lt;/author&gt;&lt;author&gt;Losee, J. P.&lt;/author&gt;&lt;author&gt;Whitney, J.&lt;/author&gt;&lt;author&gt;Scheuerell, M. D.&lt;/author&gt;&lt;/authors&gt;&lt;/contributors&gt;&lt;titles&gt;&lt;title&gt;Declining Marine Survival of Steelhead Trout Linked to Climate and Ecosystem Change&lt;/title&gt;&lt;secondary-title&gt;Fish and Fisheries&lt;/secondary-title&gt;&lt;/titles&gt;&lt;periodical&gt;&lt;full-title&gt;Fish and Fisheries&lt;/full-title&gt;&lt;/periodical&gt;&lt;pages&gt;331-345&lt;/pages&gt;&lt;volume&gt;26&lt;/volume&gt;&lt;dates&gt;&lt;year&gt;2025&lt;/year&gt;&lt;/dates&gt;&lt;urls&gt;&lt;/urls&gt;&lt;electronic-resource-num&gt;10.1111/faf.12878&lt;/electronic-resource-num&gt;&lt;/record&gt;&lt;/Cite&gt;&lt;/EndNote&gt;</w:instrText>
      </w:r>
      <w:r w:rsidR="00DB1405">
        <w:fldChar w:fldCharType="separate"/>
      </w:r>
      <w:r w:rsidR="005D5D59">
        <w:rPr>
          <w:noProof/>
        </w:rPr>
        <w:t>(Ohlberger et al., 2025)</w:t>
      </w:r>
      <w:r w:rsidR="00DB1405">
        <w:fldChar w:fldCharType="end"/>
      </w:r>
      <w:r>
        <w:t xml:space="preserve">. </w:t>
      </w:r>
    </w:p>
    <w:p w14:paraId="0736C245" w14:textId="69B84A43" w:rsidR="00CF090B" w:rsidRDefault="00D348A2" w:rsidP="002777A6">
      <w:pPr>
        <w:pStyle w:val="ListParagraph"/>
        <w:numPr>
          <w:ilvl w:val="1"/>
          <w:numId w:val="2"/>
        </w:numPr>
      </w:pPr>
      <w:r>
        <w:t xml:space="preserve">RS </w:t>
      </w:r>
      <w:r w:rsidR="00C83066">
        <w:t>rates have declined in</w:t>
      </w:r>
      <w:r>
        <w:t xml:space="preserve"> Atlantic s. in </w:t>
      </w:r>
      <w:r w:rsidR="00186B97">
        <w:t>S</w:t>
      </w:r>
      <w:r w:rsidR="00001991">
        <w:t>.</w:t>
      </w:r>
      <w:r>
        <w:t xml:space="preserve"> range </w:t>
      </w:r>
      <w:r>
        <w:fldChar w:fldCharType="begin"/>
      </w:r>
      <w:r w:rsidR="005D5D59">
        <w:instrText xml:space="preserve"> ADDIN EN.CITE &lt;EndNote&gt;&lt;Cite&gt;&lt;Author&gt;Bordeleau&lt;/Author&gt;&lt;Year&gt;2020&lt;/Year&gt;&lt;RecNum&gt;1737&lt;/RecNum&gt;&lt;DisplayText&gt;(Bordeleau et al., 2020)&lt;/DisplayText&gt;&lt;record&gt;&lt;rec-number&gt;1737&lt;/rec-number&gt;&lt;foreign-keys&gt;&lt;key app="EN" db-id="ezaxarefqfvr55etf21xtfw1v9av0rftdw9f" timestamp="1762898198"&gt;1737&lt;/key&gt;&lt;/foreign-keys&gt;&lt;ref-type name="Journal Article"&gt;17&lt;/ref-type&gt;&lt;contributors&gt;&lt;authors&gt;&lt;author&gt;Bordeleau, X.&lt;/author&gt;&lt;author&gt;Pardo, S. A.&lt;/author&gt;&lt;author&gt;Chaput, G.&lt;/author&gt;&lt;author&gt;April, J.&lt;/author&gt;&lt;author&gt;Dempson, B.&lt;/author&gt;&lt;author&gt;Robertson, M.&lt;/author&gt;&lt;author&gt;Levy, A.&lt;/author&gt;&lt;author&gt;Jones, R.&lt;/author&gt;&lt;author&gt;Hutchings, J. A.&lt;/author&gt;&lt;author&gt;Whoriskey, F. G.&lt;/author&gt;&lt;author&gt;Crossin, G. T.&lt;/author&gt;&lt;/authors&gt;&lt;/contributors&gt;&lt;titles&gt;&lt;title&gt;Spatio-temporal trends in the importance of iteroparity across Atlantic salmon populations of the northwest Atlantic&lt;/title&gt;&lt;secondary-title&gt;ICES Journal of Marine Science&lt;/secondary-title&gt;&lt;/titles&gt;&lt;periodical&gt;&lt;full-title&gt;ICES Journal of Marine Science&lt;/full-title&gt;&lt;/periodical&gt;&lt;pages&gt;326-344&lt;/pages&gt;&lt;volume&gt;77&lt;/volume&gt;&lt;number&gt;1&lt;/number&gt;&lt;dates&gt;&lt;year&gt;2020&lt;/year&gt;&lt;/dates&gt;&lt;urls&gt;&lt;/urls&gt;&lt;/record&gt;&lt;/Cite&gt;&lt;/EndNote&gt;</w:instrText>
      </w:r>
      <w:r>
        <w:fldChar w:fldCharType="separate"/>
      </w:r>
      <w:r w:rsidR="005D5D59">
        <w:rPr>
          <w:noProof/>
        </w:rPr>
        <w:t>(Bordeleau et al., 2020)</w:t>
      </w:r>
      <w:r>
        <w:fldChar w:fldCharType="end"/>
      </w:r>
      <w:r w:rsidR="00C83066">
        <w:t xml:space="preserve">, consistent with worsening ocean conditions (increasing temperatures) </w:t>
      </w:r>
      <w:r w:rsidR="00716DBE">
        <w:t xml:space="preserve">decreasing </w:t>
      </w:r>
      <w:r w:rsidR="00C83066">
        <w:t>survival.</w:t>
      </w:r>
    </w:p>
    <w:p w14:paraId="0905DAC3" w14:textId="77777777" w:rsidR="00407FCB" w:rsidRPr="00711F36" w:rsidRDefault="00407FCB" w:rsidP="00711F36">
      <w:pPr>
        <w:rPr>
          <w:b/>
          <w:bCs/>
        </w:rPr>
      </w:pPr>
    </w:p>
    <w:p w14:paraId="7E0DEA05" w14:textId="30E4601B" w:rsidR="005700CF" w:rsidRPr="005700CF" w:rsidRDefault="00EC7141" w:rsidP="005700CF">
      <w:pPr>
        <w:pStyle w:val="ListParagraph"/>
        <w:numPr>
          <w:ilvl w:val="0"/>
          <w:numId w:val="2"/>
        </w:numPr>
        <w:rPr>
          <w:b/>
          <w:bCs/>
        </w:rPr>
      </w:pPr>
      <w:r>
        <w:rPr>
          <w:b/>
          <w:bCs/>
        </w:rPr>
        <w:t xml:space="preserve">Upstream detection rates of </w:t>
      </w:r>
      <w:r w:rsidR="00F71E2E" w:rsidRPr="00F71E2E">
        <w:rPr>
          <w:b/>
          <w:bCs/>
        </w:rPr>
        <w:t xml:space="preserve">Reconditioned </w:t>
      </w:r>
      <w:r w:rsidR="005C4FEE">
        <w:rPr>
          <w:b/>
          <w:bCs/>
        </w:rPr>
        <w:t>RS</w:t>
      </w:r>
      <w:r w:rsidR="00513C6B">
        <w:rPr>
          <w:b/>
          <w:bCs/>
        </w:rPr>
        <w:t xml:space="preserve"> </w:t>
      </w:r>
      <w:r w:rsidR="005454CB">
        <w:rPr>
          <w:b/>
          <w:bCs/>
        </w:rPr>
        <w:t>we</w:t>
      </w:r>
      <w:r w:rsidR="005C4FEE">
        <w:rPr>
          <w:b/>
          <w:bCs/>
        </w:rPr>
        <w:t>re</w:t>
      </w:r>
      <w:r w:rsidR="00513C6B">
        <w:rPr>
          <w:b/>
          <w:bCs/>
        </w:rPr>
        <w:t xml:space="preserve"> </w:t>
      </w:r>
      <w:r w:rsidR="00716DBE">
        <w:rPr>
          <w:b/>
          <w:bCs/>
        </w:rPr>
        <w:t xml:space="preserve">in the same range as </w:t>
      </w:r>
      <w:r w:rsidR="00513C6B">
        <w:rPr>
          <w:b/>
          <w:bCs/>
        </w:rPr>
        <w:t xml:space="preserve">Natural </w:t>
      </w:r>
      <w:r w:rsidR="00711F36">
        <w:rPr>
          <w:b/>
          <w:bCs/>
        </w:rPr>
        <w:t>RS</w:t>
      </w:r>
      <w:r w:rsidR="00F71E2E" w:rsidRPr="00F71E2E">
        <w:rPr>
          <w:b/>
          <w:bCs/>
        </w:rPr>
        <w:t>.</w:t>
      </w:r>
    </w:p>
    <w:p w14:paraId="38108900" w14:textId="14C82876" w:rsidR="005C4FEE" w:rsidRDefault="005C4FEE" w:rsidP="005C4FEE">
      <w:pPr>
        <w:pStyle w:val="ListParagraph"/>
        <w:numPr>
          <w:ilvl w:val="1"/>
          <w:numId w:val="2"/>
        </w:numPr>
      </w:pPr>
      <w:r>
        <w:t xml:space="preserve">This is 1st study to report on upstream detection rates of Reconditioned RS released into </w:t>
      </w:r>
      <w:del w:id="16" w:author="Mike Ackerman" w:date="2026-02-03T12:56:00Z">
        <w:r w:rsidDel="00CD7C8D">
          <w:delText xml:space="preserve">in </w:delText>
        </w:r>
      </w:del>
      <w:r>
        <w:t>the Snake River Basin.</w:t>
      </w:r>
    </w:p>
    <w:p w14:paraId="5DBA3E3E" w14:textId="69625AFD" w:rsidR="005C4FEE" w:rsidRDefault="005454CB" w:rsidP="005454CB">
      <w:pPr>
        <w:pStyle w:val="ListParagraph"/>
        <w:numPr>
          <w:ilvl w:val="1"/>
          <w:numId w:val="2"/>
        </w:numPr>
      </w:pPr>
      <w:r>
        <w:t>(</w:t>
      </w:r>
      <w:proofErr w:type="spellStart"/>
      <w:r>
        <w:t>Rematuring</w:t>
      </w:r>
      <w:proofErr w:type="spellEnd"/>
      <w:r>
        <w:t xml:space="preserve">) </w:t>
      </w:r>
      <w:r w:rsidR="0030756F">
        <w:t xml:space="preserve">reconditioned </w:t>
      </w:r>
      <w:proofErr w:type="spellStart"/>
      <w:r w:rsidR="0030756F">
        <w:t>kelts</w:t>
      </w:r>
      <w:proofErr w:type="spellEnd"/>
      <w:r w:rsidR="0030756F">
        <w:t xml:space="preserve"> released from Yakima R. KRP were also consistently detected migrating upstream towards spawning areas </w:t>
      </w:r>
      <w:r w:rsidR="0030756F">
        <w:fldChar w:fldCharType="begin"/>
      </w:r>
      <w:r w:rsidR="005D5D59">
        <w:instrText xml:space="preserve"> ADDIN EN.CITE &lt;EndNote&gt;&lt;Cite&gt;&lt;Author&gt;Pierce&lt;/Author&gt;&lt;Year&gt;2017&lt;/Year&gt;&lt;RecNum&gt;116&lt;/RecNum&gt;&lt;DisplayText&gt;(Pierce et al., 2017)&lt;/DisplayText&gt;&lt;record&gt;&lt;rec-number&gt;116&lt;/rec-number&gt;&lt;foreign-keys&gt;&lt;key app="EN" db-id="ezaxarefqfvr55etf21xtfw1v9av0rftdw9f" timestamp="1516050155"&gt;116&lt;/key&gt;&lt;/foreign-keys&gt;&lt;ref-type name="Journal Article"&gt;17&lt;/ref-type&gt;&lt;contributors&gt;&lt;authors&gt;&lt;author&gt;Pierce, A.L.&lt;/author&gt;&lt;author&gt;Blodgett, J.W.&lt;/author&gt;&lt;author&gt;Cavileer, T.D.&lt;/author&gt;&lt;author&gt;Medeiros, L.R.&lt;/author&gt;&lt;author&gt;Boyce, J.&lt;/author&gt;&lt;author&gt;Caldwell, L.K.&lt;/author&gt;&lt;author&gt;Bosch, W.J.&lt;/author&gt;&lt;author&gt;Branstetter, R.&lt;/author&gt;&lt;author&gt;Fast, D.E.&lt;/author&gt;&lt;author&gt;Hatch, D.R.&lt;/author&gt;&lt;author&gt;Nagler, J.J.&lt;/author&gt;&lt;/authors&gt;&lt;/contributors&gt;&lt;titles&gt;&lt;title&gt;Reproductive development in captive reconditioned female steelhead kelts: evidence for consecutive and skip spawning life histories&lt;/title&gt;&lt;secondary-title&gt;Canadian Journal of Fisheries and Aquatic Sciences&lt;/secondary-title&gt;&lt;alt-title&gt;Can. J. Fish. Aquat. Sci.&lt;/alt-title&gt;&lt;/titles&gt;&lt;periodical&gt;&lt;full-title&gt;Canadian Journal of Fisheries and Aquatic Sciences&lt;/full-title&gt;&lt;/periodical&gt;&lt;pages&gt;1049-1060&lt;/pages&gt;&lt;volume&gt;74&lt;/volume&gt;&lt;number&gt;7&lt;/number&gt;&lt;dates&gt;&lt;year&gt;2017&lt;/year&gt;&lt;/dates&gt;&lt;isbn&gt;0706-652X&amp;#xD;1205-7533&lt;/isbn&gt;&lt;urls&gt;&lt;/urls&gt;&lt;electronic-resource-num&gt;10.1139/cjfas-2016-0065&lt;/electronic-resource-num&gt;&lt;/record&gt;&lt;/Cite&gt;&lt;/EndNote&gt;</w:instrText>
      </w:r>
      <w:r w:rsidR="0030756F">
        <w:fldChar w:fldCharType="separate"/>
      </w:r>
      <w:r w:rsidR="005D5D59">
        <w:rPr>
          <w:noProof/>
        </w:rPr>
        <w:t>(Pierce et al., 2017)</w:t>
      </w:r>
      <w:r w:rsidR="0030756F">
        <w:fldChar w:fldCharType="end"/>
      </w:r>
    </w:p>
    <w:p w14:paraId="41DD5584" w14:textId="568E0C54" w:rsidR="00A41D89" w:rsidRDefault="00A41D89" w:rsidP="00711F36">
      <w:pPr>
        <w:pStyle w:val="ListParagraph"/>
        <w:numPr>
          <w:ilvl w:val="1"/>
          <w:numId w:val="2"/>
        </w:numPr>
      </w:pPr>
      <w:r>
        <w:t xml:space="preserve">Reconditioned RS rates </w:t>
      </w:r>
      <w:r w:rsidR="00EC7141">
        <w:t xml:space="preserve">(0.57%) </w:t>
      </w:r>
      <w:r w:rsidR="005454CB">
        <w:t>we</w:t>
      </w:r>
      <w:r>
        <w:t xml:space="preserve">re </w:t>
      </w:r>
      <w:r w:rsidR="00244E91">
        <w:t>in the same range as</w:t>
      </w:r>
      <w:r>
        <w:t xml:space="preserve"> Natural RS</w:t>
      </w:r>
      <w:r w:rsidR="0042778B">
        <w:t xml:space="preserve"> rates</w:t>
      </w:r>
      <w:r w:rsidR="00711F36">
        <w:t xml:space="preserve"> </w:t>
      </w:r>
      <w:r w:rsidR="00711F36">
        <w:rPr>
          <w:b/>
          <w:bCs/>
        </w:rPr>
        <w:t>(0.88%)</w:t>
      </w:r>
      <w:r w:rsidR="00EC7141">
        <w:rPr>
          <w:b/>
          <w:bCs/>
        </w:rPr>
        <w:t>.</w:t>
      </w:r>
    </w:p>
    <w:p w14:paraId="41753646" w14:textId="6EAA8F67" w:rsidR="005454CB" w:rsidRDefault="00711F36" w:rsidP="005454CB">
      <w:pPr>
        <w:pStyle w:val="ListParagraph"/>
        <w:numPr>
          <w:ilvl w:val="1"/>
          <w:numId w:val="2"/>
        </w:numPr>
      </w:pPr>
      <w:r>
        <w:t xml:space="preserve">Consistent with Natural RS, </w:t>
      </w:r>
      <w:r w:rsidRPr="003C17C7">
        <w:rPr>
          <w:b/>
          <w:bCs/>
        </w:rPr>
        <w:t>Reconditioned RS assigned to all MPG above LGR</w:t>
      </w:r>
      <w:r>
        <w:t xml:space="preserve">. </w:t>
      </w:r>
      <w:r w:rsidR="00C01E1B">
        <w:t xml:space="preserve">The </w:t>
      </w:r>
      <w:r w:rsidR="00223283">
        <w:t>impact</w:t>
      </w:r>
      <w:r w:rsidR="00C01E1B">
        <w:t xml:space="preserve"> of Reconditioned RS/the KRP is </w:t>
      </w:r>
      <w:r w:rsidR="00223283">
        <w:t xml:space="preserve">as </w:t>
      </w:r>
      <w:r w:rsidR="00C01E1B">
        <w:t>widespread</w:t>
      </w:r>
      <w:r w:rsidR="005C4FEE">
        <w:t xml:space="preserve"> as </w:t>
      </w:r>
      <w:r w:rsidR="00D77B54">
        <w:t>that of Natural RS.</w:t>
      </w:r>
    </w:p>
    <w:p w14:paraId="4C24F9B2" w14:textId="2DFEADFD" w:rsidR="005454CB" w:rsidRDefault="005454CB" w:rsidP="005454CB">
      <w:pPr>
        <w:pStyle w:val="ListParagraph"/>
        <w:numPr>
          <w:ilvl w:val="1"/>
          <w:numId w:val="2"/>
        </w:numPr>
      </w:pPr>
      <w:r>
        <w:lastRenderedPageBreak/>
        <w:t xml:space="preserve">The KRP is supporting life history diversity (iteroparity), known to increase population stability </w:t>
      </w:r>
      <w:r>
        <w:fldChar w:fldCharType="begin">
          <w:fldData xml:space="preserve">PEVuZE5vdGU+PENpdGU+PEF1dGhvcj5Nb29yZTwvQXV0aG9yPjxZZWFyPjIwMTQ8L1llYXI+PFJl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</w:fldData>
        </w:fldChar>
      </w:r>
      <w:r w:rsidR="005D5D59">
        <w:instrText xml:space="preserve"> ADDIN EN.CITE </w:instrText>
      </w:r>
      <w:r w:rsidR="005D5D59">
        <w:fldChar w:fldCharType="begin">
          <w:fldData xml:space="preserve">PEVuZE5vdGU+PENpdGU+PEF1dGhvcj5Nb29yZTwvQXV0aG9yPjxZZWFyPjIwMTQ8L1llYXI+PFJl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</w:fldData>
        </w:fldChar>
      </w:r>
      <w:r w:rsidR="005D5D59">
        <w:instrText xml:space="preserve"> ADDIN EN.CITE.DATA </w:instrText>
      </w:r>
      <w:r w:rsidR="005D5D59">
        <w:fldChar w:fldCharType="end"/>
      </w:r>
      <w:r>
        <w:fldChar w:fldCharType="separate"/>
      </w:r>
      <w:r w:rsidR="005D5D59">
        <w:rPr>
          <w:noProof/>
        </w:rPr>
        <w:t>(Moore et al., 2014)</w:t>
      </w:r>
      <w:r>
        <w:fldChar w:fldCharType="end"/>
      </w:r>
      <w:r w:rsidR="00D77B54">
        <w:t>,</w:t>
      </w:r>
      <w:r>
        <w:t xml:space="preserve"> </w:t>
      </w:r>
      <w:r w:rsidR="00D77B54">
        <w:t>“</w:t>
      </w:r>
      <w:r w:rsidR="00186B97">
        <w:t xml:space="preserve">iteroparity - </w:t>
      </w:r>
      <w:r>
        <w:t xml:space="preserve">an important component of Endangered Species Act recovery planning for steelhead”, in </w:t>
      </w:r>
      <w:r>
        <w:fldChar w:fldCharType="begin"/>
      </w:r>
      <w:r w:rsidR="005D5D59">
        <w:instrText xml:space="preserve"> ADDIN EN.CITE &lt;EndNote&gt;&lt;Cite&gt;&lt;Author&gt;Fuchs&lt;/Author&gt;&lt;Year&gt;2021&lt;/Year&gt;&lt;RecNum&gt;1739&lt;/RecNum&gt;&lt;DisplayText&gt;(Fuchs et al., 2021)&lt;/DisplayText&gt;&lt;record&gt;&lt;rec-number&gt;1739&lt;/rec-number&gt;&lt;foreign-keys&gt;&lt;key app="EN" db-id="ezaxarefqfvr55etf21xtfw1v9av0rftdw9f" timestamp="1762898782"&gt;1739&lt;/key&gt;&lt;/foreign-keys&gt;&lt;ref-type name="Journal Article"&gt;17&lt;/ref-type&gt;&lt;contributors&gt;&lt;authors&gt;&lt;author&gt;Fuchs, N. T.&lt;/author&gt;&lt;author&gt;Caudill, C. C.&lt;/author&gt;&lt;author&gt;Murdoch, A. R. &lt;/author&gt;&lt;author&gt;Truscott, B. L.&lt;/author&gt;&lt;/authors&gt;&lt;/contributors&gt;&lt;titles&gt;&lt;title&gt;Overwintering Distribution and Postspawn Survival of Steelhead in the Upper Columbia River Basin&lt;/title&gt;&lt;secondary-title&gt;North American Journal of Fisheries Management&lt;/secondary-title&gt;&lt;/titles&gt;&lt;periodical&gt;&lt;full-title&gt;North American Journal of Fisheries Management&lt;/full-title&gt;&lt;/periodical&gt;&lt;pages&gt;1548-8675&lt;/pages&gt;&lt;dates&gt;&lt;year&gt;2021&lt;/year&gt;&lt;/dates&gt;&lt;urls&gt;&lt;/urls&gt;&lt;electronic-resource-num&gt;DOI: 10.1002/nafm.10585&lt;/electronic-resource-num&gt;&lt;/record&gt;&lt;/Cite&gt;&lt;/EndNote&gt;</w:instrText>
      </w:r>
      <w:r>
        <w:fldChar w:fldCharType="separate"/>
      </w:r>
      <w:r w:rsidR="005D5D59">
        <w:rPr>
          <w:noProof/>
        </w:rPr>
        <w:t>(Fuchs et al., 2021)</w:t>
      </w:r>
      <w:r>
        <w:fldChar w:fldCharType="end"/>
      </w:r>
    </w:p>
    <w:p w14:paraId="48132F15" w14:textId="63C1E68C" w:rsidR="00250F05" w:rsidRDefault="007839E7" w:rsidP="005454CB">
      <w:pPr>
        <w:pStyle w:val="ListParagraph"/>
        <w:numPr>
          <w:ilvl w:val="2"/>
          <w:numId w:val="2"/>
        </w:numPr>
      </w:pPr>
      <w:r>
        <w:t>D</w:t>
      </w:r>
      <w:r w:rsidR="005454CB">
        <w:t xml:space="preserve">iversity further supported by KRP </w:t>
      </w:r>
      <w:r w:rsidR="00B75DD2">
        <w:t>with</w:t>
      </w:r>
      <w:r w:rsidR="005454CB">
        <w:t xml:space="preserve"> skip </w:t>
      </w:r>
      <w:r w:rsidR="00B75DD2">
        <w:t>contribution</w:t>
      </w:r>
      <w:r w:rsidR="005454CB">
        <w:t xml:space="preserve"> (transition)</w:t>
      </w:r>
      <w:r w:rsidR="00250F05">
        <w:br w:type="page"/>
      </w:r>
    </w:p>
    <w:p w14:paraId="7BA240D0" w14:textId="54C5EC9D" w:rsidR="00F71E2E" w:rsidRDefault="00E26234" w:rsidP="00B7371F">
      <w:r>
        <w:lastRenderedPageBreak/>
        <w:t>Skip spawning rates</w:t>
      </w:r>
    </w:p>
    <w:p w14:paraId="021FDB27" w14:textId="77777777" w:rsidR="00223283" w:rsidRPr="005700CF" w:rsidRDefault="00223283" w:rsidP="00223283">
      <w:pPr>
        <w:pStyle w:val="ListParagraph"/>
        <w:ind w:left="360"/>
      </w:pPr>
    </w:p>
    <w:p w14:paraId="48011C15" w14:textId="670DE82F" w:rsidR="009745B6" w:rsidRDefault="00FE4D68" w:rsidP="009745B6">
      <w:pPr>
        <w:pStyle w:val="ListParagraph"/>
        <w:numPr>
          <w:ilvl w:val="0"/>
          <w:numId w:val="4"/>
        </w:numPr>
        <w:ind w:left="360"/>
        <w:rPr>
          <w:u w:val="single"/>
        </w:rPr>
      </w:pPr>
      <w:r w:rsidRPr="00245B78">
        <w:rPr>
          <w:u w:val="single"/>
        </w:rPr>
        <w:t xml:space="preserve">Skip spawning has historically been the </w:t>
      </w:r>
      <w:r w:rsidR="00A27945">
        <w:rPr>
          <w:u w:val="single"/>
        </w:rPr>
        <w:t>most prevalent</w:t>
      </w:r>
      <w:r w:rsidR="00A27945" w:rsidRPr="00245B78">
        <w:rPr>
          <w:u w:val="single"/>
        </w:rPr>
        <w:t xml:space="preserve"> </w:t>
      </w:r>
      <w:r w:rsidRPr="00245B78">
        <w:rPr>
          <w:u w:val="single"/>
        </w:rPr>
        <w:t>life history in Snake R steelhead RS.</w:t>
      </w:r>
    </w:p>
    <w:p w14:paraId="19022975" w14:textId="3681EF31" w:rsidR="009745B6" w:rsidRPr="009745B6" w:rsidRDefault="00FE4D68" w:rsidP="009745B6">
      <w:pPr>
        <w:pStyle w:val="ListParagraph"/>
        <w:numPr>
          <w:ilvl w:val="1"/>
          <w:numId w:val="4"/>
        </w:numPr>
        <w:ind w:left="1080"/>
        <w:rPr>
          <w:u w:val="single"/>
        </w:rPr>
      </w:pPr>
      <w:r>
        <w:t xml:space="preserve">Previously, the majority of RS returning to Snake River </w:t>
      </w:r>
      <w:proofErr w:type="spellStart"/>
      <w:r>
        <w:t>tribs</w:t>
      </w:r>
      <w:proofErr w:type="spellEnd"/>
      <w:r>
        <w:t xml:space="preserve"> above LGR were skip spawners </w:t>
      </w:r>
      <w:r>
        <w:fldChar w:fldCharType="begin">
          <w:fldData xml:space="preserve">PEVuZE5vdGU+PENpdGU+PEF1dGhvcj5LZWVmZXI8L0F1dGhvcj48WWVhcj4yMDA4PC9ZZWFyPjxS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==
</w:fldData>
        </w:fldChar>
      </w:r>
      <w:r w:rsidR="005D5D59">
        <w:instrText xml:space="preserve"> ADDIN EN.CITE </w:instrText>
      </w:r>
      <w:r w:rsidR="005D5D59">
        <w:fldChar w:fldCharType="begin">
          <w:fldData xml:space="preserve">PEVuZE5vdGU+PENpdGU+PEF1dGhvcj5LZWVmZXI8L0F1dGhvcj48WWVhcj4yMDA4PC9ZZWFyPjxS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==
</w:fldData>
        </w:fldChar>
      </w:r>
      <w:r w:rsidR="005D5D59">
        <w:instrText xml:space="preserve"> ADDIN EN.CITE.DATA </w:instrText>
      </w:r>
      <w:r w:rsidR="005D5D59">
        <w:fldChar w:fldCharType="end"/>
      </w:r>
      <w:r>
        <w:fldChar w:fldCharType="separate"/>
      </w:r>
      <w:r w:rsidR="005D5D59">
        <w:rPr>
          <w:noProof/>
        </w:rPr>
        <w:t>(Copeland et al., 2019; Keefer et al., 2008)</w:t>
      </w:r>
      <w:r>
        <w:fldChar w:fldCharType="end"/>
      </w:r>
      <w:r>
        <w:t xml:space="preserve"> with estimates of skips ranging </w:t>
      </w:r>
      <w:r w:rsidR="00A27945">
        <w:t>50</w:t>
      </w:r>
      <w:r>
        <w:t xml:space="preserve">-62% </w:t>
      </w:r>
      <w:r>
        <w:fldChar w:fldCharType="begin"/>
      </w:r>
      <w:r w:rsidR="005D5D59">
        <w:instrText xml:space="preserve"> ADDIN EN.CITE &lt;EndNote&gt;&lt;Cite&gt;&lt;Author&gt;Keefer&lt;/Author&gt;&lt;Year&gt;2014&lt;/Year&gt;&lt;RecNum&gt;207&lt;/RecNum&gt;&lt;DisplayText&gt;(Keefer &amp;amp; Caudill, 2014)&lt;/DisplayText&gt;&lt;record&gt;&lt;rec-number&gt;207&lt;/rec-number&gt;&lt;foreign-keys&gt;&lt;key app="EN" db-id="ezaxarefqfvr55etf21xtfw1v9av0rftdw9f" timestamp="1521067029"&gt;207&lt;/key&gt;&lt;/foreign-keys&gt;&lt;ref-type name="Report"&gt;27&lt;/ref-type&gt;&lt;contributors&gt;&lt;authors&gt;&lt;author&gt;Keefer, M.L.&lt;/author&gt;&lt;author&gt;Caudill, C.C.&lt;/author&gt;&lt;/authors&gt;&lt;/contributors&gt;&lt;titles&gt;&lt;title&gt;Estimating iteroparity in Columbia River steelhead using records archived in the Columbia River PIT tag information system (PTAGIS) database&lt;/title&gt;&lt;/titles&gt;&lt;dates&gt;&lt;year&gt;2014&lt;/year&gt;&lt;/dates&gt;&lt;pub-location&gt;Portland, Oregon&lt;/pub-location&gt;&lt;publisher&gt;Department of Fish and Wildlife Sciences, University of Idaho, ADS-P-12-2&lt;/publisher&gt;&lt;urls&gt;&lt;/urls&gt;&lt;/record&gt;&lt;/Cite&gt;&lt;/EndNote&gt;</w:instrText>
      </w:r>
      <w:r>
        <w:fldChar w:fldCharType="separate"/>
      </w:r>
      <w:r w:rsidR="005D5D59">
        <w:rPr>
          <w:noProof/>
        </w:rPr>
        <w:t>(Keefer &amp; Caudill, 2014)</w:t>
      </w:r>
      <w:r>
        <w:fldChar w:fldCharType="end"/>
      </w:r>
      <w:r>
        <w:t>.</w:t>
      </w:r>
    </w:p>
    <w:p w14:paraId="50175D0C" w14:textId="176AD873" w:rsidR="009745B6" w:rsidRPr="009745B6" w:rsidRDefault="00A27945" w:rsidP="009745B6">
      <w:pPr>
        <w:pStyle w:val="ListParagraph"/>
        <w:numPr>
          <w:ilvl w:val="1"/>
          <w:numId w:val="4"/>
        </w:numPr>
        <w:ind w:left="1080"/>
        <w:rPr>
          <w:u w:val="single"/>
        </w:rPr>
      </w:pPr>
      <w:r>
        <w:t>The high p</w:t>
      </w:r>
      <w:r w:rsidR="00C645E5">
        <w:t xml:space="preserve">revalence of skip spawning in Snake R. </w:t>
      </w:r>
      <w:proofErr w:type="spellStart"/>
      <w:r w:rsidR="00C645E5">
        <w:t>tribs</w:t>
      </w:r>
      <w:proofErr w:type="spellEnd"/>
      <w:r w:rsidR="00C645E5">
        <w:t xml:space="preserve"> t</w:t>
      </w:r>
      <w:r w:rsidR="00FE4D68">
        <w:t xml:space="preserve">hought to be due to long migration, late spawn timing, and </w:t>
      </w:r>
      <w:r>
        <w:t xml:space="preserve">the </w:t>
      </w:r>
      <w:r w:rsidR="00FE4D68">
        <w:t>prevalence of 2 ocean life history.</w:t>
      </w:r>
    </w:p>
    <w:p w14:paraId="778B4148" w14:textId="55760A1B" w:rsidR="009745B6" w:rsidRPr="009745B6" w:rsidRDefault="00FE4D68" w:rsidP="009745B6">
      <w:pPr>
        <w:pStyle w:val="ListParagraph"/>
        <w:numPr>
          <w:ilvl w:val="1"/>
          <w:numId w:val="4"/>
        </w:numPr>
        <w:ind w:left="1080"/>
        <w:rPr>
          <w:u w:val="single"/>
        </w:rPr>
      </w:pPr>
      <w:proofErr w:type="gramStart"/>
      <w:r w:rsidRPr="00167FF5">
        <w:t>Similar to</w:t>
      </w:r>
      <w:proofErr w:type="gramEnd"/>
      <w:r w:rsidRPr="00167FF5">
        <w:t xml:space="preserve"> populations with similar characteristics in the Skeena and Nass R</w:t>
      </w:r>
      <w:r w:rsidR="00440829">
        <w:t>.</w:t>
      </w:r>
      <w:r w:rsidRPr="00167FF5">
        <w:t xml:space="preserve"> B</w:t>
      </w:r>
      <w:r w:rsidR="00D65C91">
        <w:t>.</w:t>
      </w:r>
      <w:r w:rsidRPr="00167FF5">
        <w:t xml:space="preserve">C. </w:t>
      </w:r>
      <w:r w:rsidR="00F80536">
        <w:t xml:space="preserve">also show majority skip spawning </w:t>
      </w:r>
      <w:r w:rsidR="00F6748D">
        <w:fldChar w:fldCharType="begin">
          <w:fldData xml:space="preserve">PEVuZE5vdGU+PENpdGU+PEF1dGhvcj5Nb29yZTwvQXV0aG9yPjxZZWFyPjIwMTQ8L1llYXI+PFJl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==
</w:fldData>
        </w:fldChar>
      </w:r>
      <w:r w:rsidR="005D5D59">
        <w:instrText xml:space="preserve"> ADDIN EN.CITE </w:instrText>
      </w:r>
      <w:r w:rsidR="005D5D59">
        <w:fldChar w:fldCharType="begin">
          <w:fldData xml:space="preserve">PEVuZE5vdGU+PENpdGU+PEF1dGhvcj5Nb29yZTwvQXV0aG9yPjxZZWFyPjIwMTQ8L1llYXI+PFJl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==
</w:fldData>
        </w:fldChar>
      </w:r>
      <w:r w:rsidR="005D5D59">
        <w:instrText xml:space="preserve"> ADDIN EN.CITE.DATA </w:instrText>
      </w:r>
      <w:r w:rsidR="005D5D59">
        <w:fldChar w:fldCharType="end"/>
      </w:r>
      <w:r w:rsidR="00F6748D">
        <w:fldChar w:fldCharType="separate"/>
      </w:r>
      <w:r w:rsidR="005D5D59">
        <w:rPr>
          <w:noProof/>
        </w:rPr>
        <w:t>(Chudyk, 1976; Moore et al., 2014)</w:t>
      </w:r>
      <w:r w:rsidR="00F6748D">
        <w:fldChar w:fldCharType="end"/>
      </w:r>
      <w:r w:rsidR="00D65C91">
        <w:t>.</w:t>
      </w:r>
    </w:p>
    <w:p w14:paraId="004510FF" w14:textId="496A0549" w:rsidR="00DE3104" w:rsidRPr="009745B6" w:rsidRDefault="003A3AA1" w:rsidP="009745B6">
      <w:pPr>
        <w:pStyle w:val="ListParagraph"/>
        <w:numPr>
          <w:ilvl w:val="1"/>
          <w:numId w:val="4"/>
        </w:numPr>
        <w:ind w:left="1080"/>
        <w:rPr>
          <w:u w:val="single"/>
        </w:rPr>
      </w:pPr>
      <w:r w:rsidRPr="009745B6">
        <w:rPr>
          <w:b/>
          <w:bCs/>
        </w:rPr>
        <w:t>However, i</w:t>
      </w:r>
      <w:r w:rsidR="00DE3104" w:rsidRPr="009745B6">
        <w:rPr>
          <w:b/>
          <w:bCs/>
        </w:rPr>
        <w:t xml:space="preserve">n the present study, </w:t>
      </w:r>
      <w:r w:rsidR="00A27945">
        <w:rPr>
          <w:b/>
          <w:bCs/>
        </w:rPr>
        <w:t xml:space="preserve">the prevalence of skip spawning was much lower in </w:t>
      </w:r>
      <w:commentRangeStart w:id="17"/>
      <w:r w:rsidR="009A247B" w:rsidRPr="009745B6">
        <w:rPr>
          <w:b/>
          <w:bCs/>
        </w:rPr>
        <w:t xml:space="preserve">Natural RS </w:t>
      </w:r>
      <w:r w:rsidR="00DE3104" w:rsidRPr="009745B6">
        <w:rPr>
          <w:b/>
          <w:bCs/>
        </w:rPr>
        <w:t>(21%)</w:t>
      </w:r>
      <w:commentRangeEnd w:id="17"/>
      <w:r w:rsidR="00513FFE">
        <w:rPr>
          <w:rStyle w:val="CommentReference"/>
        </w:rPr>
        <w:commentReference w:id="17"/>
      </w:r>
      <w:r w:rsidR="009A247B" w:rsidRPr="009745B6">
        <w:rPr>
          <w:b/>
          <w:bCs/>
        </w:rPr>
        <w:t>.</w:t>
      </w:r>
    </w:p>
    <w:p w14:paraId="39680A19" w14:textId="65355A51" w:rsidR="005D264A" w:rsidRPr="00133777" w:rsidRDefault="00A27945" w:rsidP="009745B6">
      <w:pPr>
        <w:pStyle w:val="ListParagraph"/>
        <w:numPr>
          <w:ilvl w:val="2"/>
          <w:numId w:val="4"/>
        </w:numPr>
        <w:ind w:left="1890"/>
      </w:pPr>
      <w:r>
        <w:rPr>
          <w:b/>
          <w:bCs/>
        </w:rPr>
        <w:t xml:space="preserve">Lower prevalence of </w:t>
      </w:r>
      <w:r w:rsidR="005D264A">
        <w:rPr>
          <w:b/>
          <w:bCs/>
        </w:rPr>
        <w:t>skips in Natural RS was t</w:t>
      </w:r>
      <w:r w:rsidR="005D264A" w:rsidRPr="00DE3104">
        <w:rPr>
          <w:b/>
          <w:bCs/>
        </w:rPr>
        <w:t>rue across geography.</w:t>
      </w:r>
    </w:p>
    <w:p w14:paraId="74A9B910" w14:textId="4E656B02" w:rsidR="00DE3104" w:rsidRDefault="00DE3104" w:rsidP="009745B6">
      <w:pPr>
        <w:pStyle w:val="ListParagraph"/>
        <w:numPr>
          <w:ilvl w:val="2"/>
          <w:numId w:val="4"/>
        </w:numPr>
        <w:ind w:left="1890"/>
      </w:pPr>
      <w:r w:rsidRPr="00167FF5">
        <w:t>Suggests</w:t>
      </w:r>
      <w:r w:rsidR="005C6626">
        <w:t xml:space="preserve"> that</w:t>
      </w:r>
      <w:r w:rsidRPr="00245B78">
        <w:rPr>
          <w:u w:val="single"/>
        </w:rPr>
        <w:t xml:space="preserve"> rate of skip spawning</w:t>
      </w:r>
      <w:r w:rsidR="0084200D">
        <w:rPr>
          <w:u w:val="single"/>
        </w:rPr>
        <w:t xml:space="preserve"> has dec</w:t>
      </w:r>
      <w:r w:rsidR="00C645E5">
        <w:rPr>
          <w:u w:val="single"/>
        </w:rPr>
        <w:t>lined</w:t>
      </w:r>
      <w:r w:rsidRPr="00245B78">
        <w:rPr>
          <w:u w:val="single"/>
        </w:rPr>
        <w:t xml:space="preserve"> in Natural RS</w:t>
      </w:r>
      <w:r w:rsidRPr="00167FF5">
        <w:t>.</w:t>
      </w:r>
    </w:p>
    <w:p w14:paraId="2E2D7E05" w14:textId="02E357DC" w:rsidR="00DE3104" w:rsidRPr="0042778B" w:rsidRDefault="00C65B05" w:rsidP="009745B6">
      <w:pPr>
        <w:pStyle w:val="ListParagraph"/>
        <w:numPr>
          <w:ilvl w:val="2"/>
          <w:numId w:val="4"/>
        </w:numPr>
        <w:ind w:left="1890"/>
      </w:pPr>
      <w:r>
        <w:t xml:space="preserve">Would-be </w:t>
      </w:r>
      <w:r w:rsidR="00DE3104">
        <w:t>skip spawners are now mortalities</w:t>
      </w:r>
      <w:r w:rsidR="000F6823">
        <w:t xml:space="preserve">: </w:t>
      </w:r>
      <w:r w:rsidR="000F6823">
        <w:rPr>
          <w:color w:val="000000" w:themeColor="text1"/>
        </w:rPr>
        <w:t>“</w:t>
      </w:r>
      <w:r w:rsidR="000F6823" w:rsidRPr="00C07D11">
        <w:rPr>
          <w:color w:val="000000" w:themeColor="text1"/>
        </w:rPr>
        <w:t xml:space="preserve">we infer than an even greater proportion of </w:t>
      </w:r>
      <w:proofErr w:type="spellStart"/>
      <w:r w:rsidR="000F6823" w:rsidRPr="00C07D11">
        <w:rPr>
          <w:color w:val="000000" w:themeColor="text1"/>
        </w:rPr>
        <w:t>kelts</w:t>
      </w:r>
      <w:proofErr w:type="spellEnd"/>
      <w:r w:rsidR="000F6823" w:rsidRPr="00C07D11">
        <w:rPr>
          <w:color w:val="000000" w:themeColor="text1"/>
        </w:rPr>
        <w:t xml:space="preserve"> were attempting recovery than the percentage of skip spawners indicates</w:t>
      </w:r>
      <w:r w:rsidR="000F6823">
        <w:rPr>
          <w:color w:val="000000" w:themeColor="text1"/>
        </w:rPr>
        <w:t>”</w:t>
      </w:r>
      <w:r w:rsidR="000F6823" w:rsidRPr="00C07D11">
        <w:rPr>
          <w:color w:val="000000" w:themeColor="text1"/>
        </w:rPr>
        <w:t xml:space="preserve"> (for Natural RS)</w:t>
      </w:r>
      <w:r w:rsidR="000F6823">
        <w:rPr>
          <w:color w:val="000000" w:themeColor="text1"/>
        </w:rPr>
        <w:t xml:space="preserve"> </w:t>
      </w:r>
      <w:r w:rsidR="000F6823">
        <w:rPr>
          <w:color w:val="000000" w:themeColor="text1"/>
        </w:rPr>
        <w:fldChar w:fldCharType="begin"/>
      </w:r>
      <w:r w:rsidR="005D5D59">
        <w:rPr>
          <w:color w:val="000000" w:themeColor="text1"/>
        </w:rPr>
        <w:instrText xml:space="preserve"> ADDIN EN.CITE &lt;EndNote&gt;&lt;Cite&gt;&lt;Author&gt;Copeland&lt;/Author&gt;&lt;Year&gt;2019&lt;/Year&gt;&lt;RecNum&gt;1734&lt;/RecNum&gt;&lt;DisplayText&gt;(Copeland et al., 2019)&lt;/DisplayText&gt;&lt;record&gt;&lt;rec-number&gt;1734&lt;/rec-number&gt;&lt;foreign-keys&gt;&lt;key app="EN" db-id="ezaxarefqfvr55etf21xtfw1v9av0rftdw9f" timestamp="1762896733"&gt;1734&lt;/key&gt;&lt;/foreign-keys&gt;&lt;ref-type name="Journal Article"&gt;17&lt;/ref-type&gt;&lt;contributors&gt;&lt;authors&gt;&lt;author&gt;Copeland, T. D.&lt;/author&gt;&lt;author&gt;Bowersox, B. J.&lt;/author&gt;&lt;author&gt;Ackerman, M. W.&lt;/author&gt;&lt;author&gt;Camacho, C.&lt;/author&gt;&lt;/authors&gt;&lt;/contributors&gt;&lt;titles&gt;&lt;title&gt;Pattern of Iteroparity in Wild Snake River Steelhead&lt;/title&gt;&lt;secondary-title&gt;Transactions of the American Fisheries Society&lt;/secondary-title&gt;&lt;/titles&gt;&lt;periodical&gt;&lt;full-title&gt;Transactions of the American Fisheries Society&lt;/full-title&gt;&lt;/periodical&gt;&lt;pages&gt;926-937&lt;/pages&gt;&lt;volume&gt;148&lt;/volume&gt;&lt;dates&gt;&lt;year&gt;2019&lt;/year&gt;&lt;/dates&gt;&lt;urls&gt;&lt;/urls&gt;&lt;electronic-resource-num&gt;10.1002/tafs.10187&lt;/electronic-resource-num&gt;&lt;/record&gt;&lt;/Cite&gt;&lt;/EndNote&gt;</w:instrText>
      </w:r>
      <w:r w:rsidR="000F6823">
        <w:rPr>
          <w:color w:val="000000" w:themeColor="text1"/>
        </w:rPr>
        <w:fldChar w:fldCharType="separate"/>
      </w:r>
      <w:r w:rsidR="005D5D59">
        <w:rPr>
          <w:noProof/>
          <w:color w:val="000000" w:themeColor="text1"/>
        </w:rPr>
        <w:t>(Copeland et al., 2019)</w:t>
      </w:r>
      <w:r w:rsidR="000F6823">
        <w:rPr>
          <w:color w:val="000000" w:themeColor="text1"/>
        </w:rPr>
        <w:fldChar w:fldCharType="end"/>
      </w:r>
      <w:r w:rsidR="000F6823" w:rsidRPr="00C07D11">
        <w:rPr>
          <w:color w:val="000000" w:themeColor="text1"/>
        </w:rPr>
        <w:t>.</w:t>
      </w:r>
    </w:p>
    <w:p w14:paraId="49C0CC5D" w14:textId="015079B1" w:rsidR="007D7F22" w:rsidRDefault="007D7F22" w:rsidP="0042778B">
      <w:pPr>
        <w:pStyle w:val="ListParagraph"/>
        <w:numPr>
          <w:ilvl w:val="2"/>
          <w:numId w:val="4"/>
        </w:numPr>
      </w:pPr>
      <w:r>
        <w:t xml:space="preserve">Decline of skips in Natural RS likely resulted from changing river and ocean conditions offering sub-par post-spawn conditions, resulting in mortality of would-be skips. Conditions for </w:t>
      </w:r>
      <w:proofErr w:type="spellStart"/>
      <w:r>
        <w:t>kelt</w:t>
      </w:r>
      <w:proofErr w:type="spellEnd"/>
      <w:r>
        <w:t xml:space="preserve"> survival are expected to worsen with climate change.</w:t>
      </w:r>
    </w:p>
    <w:p w14:paraId="07014DA9" w14:textId="77777777" w:rsidR="00856582" w:rsidRPr="00856582" w:rsidRDefault="00856582" w:rsidP="00856582">
      <w:pPr>
        <w:pStyle w:val="ListParagraph"/>
        <w:ind w:left="1440"/>
      </w:pPr>
    </w:p>
    <w:p w14:paraId="6934633D" w14:textId="16E985CB" w:rsidR="00422ADE" w:rsidRPr="007F19FA" w:rsidRDefault="001431DC" w:rsidP="00856582">
      <w:pPr>
        <w:pStyle w:val="ListParagraph"/>
        <w:numPr>
          <w:ilvl w:val="0"/>
          <w:numId w:val="4"/>
        </w:numPr>
        <w:ind w:left="360"/>
      </w:pPr>
      <w:r>
        <w:rPr>
          <w:b/>
          <w:bCs/>
        </w:rPr>
        <w:t xml:space="preserve">Reconditioned RS were majority skip spawners (77%) and </w:t>
      </w:r>
      <w:r w:rsidR="009D1C37" w:rsidRPr="00167FF5">
        <w:rPr>
          <w:b/>
          <w:bCs/>
        </w:rPr>
        <w:t xml:space="preserve">had a </w:t>
      </w:r>
      <w:r w:rsidR="00411E20">
        <w:rPr>
          <w:b/>
          <w:bCs/>
        </w:rPr>
        <w:t>higher</w:t>
      </w:r>
      <w:r w:rsidR="009D1C37" w:rsidRPr="00167FF5">
        <w:rPr>
          <w:b/>
          <w:bCs/>
        </w:rPr>
        <w:t xml:space="preserve"> probability of</w:t>
      </w:r>
      <w:r w:rsidR="00A177B1" w:rsidRPr="00167FF5">
        <w:rPr>
          <w:b/>
          <w:bCs/>
        </w:rPr>
        <w:t xml:space="preserve"> skip spawn</w:t>
      </w:r>
      <w:r w:rsidR="009D1C37" w:rsidRPr="00167FF5">
        <w:rPr>
          <w:b/>
          <w:bCs/>
        </w:rPr>
        <w:t>ing</w:t>
      </w:r>
      <w:r w:rsidR="00A177B1" w:rsidRPr="00167FF5">
        <w:rPr>
          <w:b/>
          <w:bCs/>
        </w:rPr>
        <w:t xml:space="preserve"> than </w:t>
      </w:r>
      <w:r w:rsidR="00745733">
        <w:rPr>
          <w:b/>
          <w:bCs/>
        </w:rPr>
        <w:t xml:space="preserve">did </w:t>
      </w:r>
      <w:r w:rsidR="00411E20">
        <w:rPr>
          <w:b/>
          <w:bCs/>
        </w:rPr>
        <w:t>Natural</w:t>
      </w:r>
      <w:r w:rsidR="00A177B1" w:rsidRPr="00167FF5">
        <w:rPr>
          <w:b/>
          <w:bCs/>
        </w:rPr>
        <w:t xml:space="preserve"> RS</w:t>
      </w:r>
      <w:r w:rsidR="00411E20">
        <w:rPr>
          <w:b/>
          <w:bCs/>
        </w:rPr>
        <w:t>.</w:t>
      </w:r>
    </w:p>
    <w:p w14:paraId="23863E09" w14:textId="5B63FC7D" w:rsidR="001431DC" w:rsidRPr="00167FF5" w:rsidRDefault="00C65B05" w:rsidP="009745B6">
      <w:pPr>
        <w:pStyle w:val="ListParagraph"/>
        <w:numPr>
          <w:ilvl w:val="1"/>
          <w:numId w:val="4"/>
        </w:numPr>
        <w:ind w:left="1170"/>
      </w:pPr>
      <w:r>
        <w:rPr>
          <w:b/>
          <w:bCs/>
        </w:rPr>
        <w:t>Greater %</w:t>
      </w:r>
      <w:r w:rsidR="001431DC">
        <w:rPr>
          <w:b/>
          <w:bCs/>
        </w:rPr>
        <w:t xml:space="preserve"> skip</w:t>
      </w:r>
      <w:r>
        <w:rPr>
          <w:b/>
          <w:bCs/>
        </w:rPr>
        <w:t xml:space="preserve">s </w:t>
      </w:r>
      <w:r w:rsidR="001431DC">
        <w:rPr>
          <w:b/>
          <w:bCs/>
        </w:rPr>
        <w:t xml:space="preserve">in Reconditioned RS than </w:t>
      </w:r>
      <w:r>
        <w:rPr>
          <w:b/>
          <w:bCs/>
        </w:rPr>
        <w:t xml:space="preserve">in </w:t>
      </w:r>
      <w:r w:rsidR="001431DC">
        <w:rPr>
          <w:b/>
          <w:bCs/>
        </w:rPr>
        <w:t>Natural</w:t>
      </w:r>
      <w:r>
        <w:rPr>
          <w:b/>
          <w:bCs/>
        </w:rPr>
        <w:t xml:space="preserve"> RS</w:t>
      </w:r>
      <w:r w:rsidR="001431DC">
        <w:rPr>
          <w:b/>
          <w:bCs/>
        </w:rPr>
        <w:t xml:space="preserve"> true across geography.</w:t>
      </w:r>
    </w:p>
    <w:p w14:paraId="6A8FF888" w14:textId="5BD891B8" w:rsidR="00444EF3" w:rsidRDefault="00411E20" w:rsidP="009745B6">
      <w:pPr>
        <w:pStyle w:val="ListParagraph"/>
        <w:numPr>
          <w:ilvl w:val="1"/>
          <w:numId w:val="4"/>
        </w:numPr>
        <w:ind w:left="1170"/>
      </w:pPr>
      <w:r w:rsidRPr="00411E20">
        <w:t xml:space="preserve">Reconditioned RS </w:t>
      </w:r>
      <w:r w:rsidR="00C65B05">
        <w:t xml:space="preserve">skip </w:t>
      </w:r>
      <w:r w:rsidRPr="00411E20">
        <w:t>rates were</w:t>
      </w:r>
      <w:r>
        <w:rPr>
          <w:b/>
          <w:bCs/>
        </w:rPr>
        <w:t xml:space="preserve"> </w:t>
      </w:r>
      <w:r>
        <w:t>m</w:t>
      </w:r>
      <w:r w:rsidR="00133777" w:rsidRPr="00167FF5">
        <w:t xml:space="preserve">ore </w:t>
      </w:r>
      <w:proofErr w:type="gramStart"/>
      <w:r w:rsidR="00133777" w:rsidRPr="00167FF5">
        <w:t>similar to</w:t>
      </w:r>
      <w:proofErr w:type="gramEnd"/>
      <w:r w:rsidR="00133777" w:rsidRPr="00167FF5">
        <w:t xml:space="preserve"> (or higher than) historical rates of skip spawning in </w:t>
      </w:r>
      <w:r w:rsidR="00B3675B">
        <w:t>N</w:t>
      </w:r>
      <w:r w:rsidR="00133777" w:rsidRPr="00167FF5">
        <w:t>atural RS</w:t>
      </w:r>
      <w:r w:rsidR="00B3675B">
        <w:t xml:space="preserve"> in the Snake R.</w:t>
      </w:r>
      <w:r w:rsidR="00CA2BEF">
        <w:t xml:space="preserve"> </w:t>
      </w:r>
    </w:p>
    <w:p w14:paraId="3229AC8F" w14:textId="4715342E" w:rsidR="00716DBE" w:rsidRDefault="00716DBE" w:rsidP="0042778B">
      <w:pPr>
        <w:pStyle w:val="ListParagraph"/>
        <w:numPr>
          <w:ilvl w:val="2"/>
          <w:numId w:val="4"/>
        </w:numPr>
      </w:pPr>
      <w:r>
        <w:t>Suggests that R</w:t>
      </w:r>
      <w:r w:rsidRPr="00167FF5">
        <w:t>econditioning is preserving the skip spawning life history</w:t>
      </w:r>
      <w:r>
        <w:t xml:space="preserve"> in Snake R</w:t>
      </w:r>
      <w:r w:rsidR="0042778B">
        <w:t>.</w:t>
      </w:r>
      <w:r>
        <w:t xml:space="preserve"> st</w:t>
      </w:r>
      <w:r w:rsidR="0042778B">
        <w:t>eelhea</w:t>
      </w:r>
      <w:r>
        <w:t>d.</w:t>
      </w:r>
    </w:p>
    <w:p w14:paraId="3CB4B449" w14:textId="180515AC" w:rsidR="00C65B05" w:rsidRDefault="00716DBE" w:rsidP="009745B6">
      <w:pPr>
        <w:pStyle w:val="ListParagraph"/>
        <w:numPr>
          <w:ilvl w:val="1"/>
          <w:numId w:val="4"/>
        </w:numPr>
        <w:ind w:left="1170"/>
      </w:pPr>
      <w:r>
        <w:t xml:space="preserve">We hypothesize that </w:t>
      </w:r>
      <w:r w:rsidR="0042778B">
        <w:t>p</w:t>
      </w:r>
      <w:r w:rsidR="00C65B05">
        <w:t>otential skip spawners that would become mortalities if left in the river instead can become skip</w:t>
      </w:r>
      <w:r w:rsidR="0042778B">
        <w:t xml:space="preserve">s </w:t>
      </w:r>
      <w:r w:rsidR="00C65B05">
        <w:t xml:space="preserve">if </w:t>
      </w:r>
      <w:r w:rsidR="0042778B">
        <w:t xml:space="preserve">they are </w:t>
      </w:r>
      <w:r w:rsidR="00C65B05">
        <w:t>put into a reconditioning program.</w:t>
      </w:r>
    </w:p>
    <w:p w14:paraId="789514D7" w14:textId="49AC2C75" w:rsidR="00716DBE" w:rsidRDefault="00716DBE" w:rsidP="005D5D59">
      <w:pPr>
        <w:pStyle w:val="ListParagraph"/>
        <w:numPr>
          <w:ilvl w:val="2"/>
          <w:numId w:val="4"/>
        </w:numPr>
      </w:pPr>
      <w:r>
        <w:t xml:space="preserve">Skip spawners have “intermediate” physiological condition amongst </w:t>
      </w:r>
      <w:proofErr w:type="spellStart"/>
      <w:r>
        <w:t>kelts</w:t>
      </w:r>
      <w:proofErr w:type="spellEnd"/>
      <w:r>
        <w:t xml:space="preserve"> at/soon after spawning</w:t>
      </w:r>
      <w:r w:rsidR="0042778B">
        <w:t>:</w:t>
      </w:r>
    </w:p>
    <w:p w14:paraId="00F8C94F" w14:textId="1D3C4BC8" w:rsidR="00716DBE" w:rsidRDefault="00716DBE" w:rsidP="005D5D59">
      <w:pPr>
        <w:pStyle w:val="ListParagraph"/>
        <w:numPr>
          <w:ilvl w:val="2"/>
          <w:numId w:val="4"/>
        </w:numPr>
      </w:pPr>
      <w:r>
        <w:t xml:space="preserve">Not good enough to enter a consecutive spawning cycle </w:t>
      </w:r>
      <w:r>
        <w:fldChar w:fldCharType="begin">
          <w:fldData xml:space="preserve">PEVuZE5vdGU+PENpdGU+PEF1dGhvcj5KZW5raW5zPC9BdXRob3I+PFllYXI+MjAyMzwvWWVhcj48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</w:fldData>
        </w:fldChar>
      </w:r>
      <w:r w:rsidR="005D5D59">
        <w:instrText xml:space="preserve"> ADDIN EN.CITE </w:instrText>
      </w:r>
      <w:r w:rsidR="005D5D59">
        <w:fldChar w:fldCharType="begin">
          <w:fldData xml:space="preserve">PEVuZE5vdGU+PENpdGU+PEF1dGhvcj5KZW5raW5zPC9BdXRob3I+PFllYXI+MjAyMzwvWWVhcj48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</w:fldData>
        </w:fldChar>
      </w:r>
      <w:r w:rsidR="005D5D59">
        <w:instrText xml:space="preserve"> ADDIN EN.CITE.DATA </w:instrText>
      </w:r>
      <w:r w:rsidR="005D5D59">
        <w:fldChar w:fldCharType="end"/>
      </w:r>
      <w:r>
        <w:fldChar w:fldCharType="separate"/>
      </w:r>
      <w:r w:rsidR="005D5D59">
        <w:rPr>
          <w:noProof/>
        </w:rPr>
        <w:t>(Jenkins, Medeiros, Cervantes, et al., 2023; Jenkins, Medeiros, Graham, et al., 2023; Jenkins et al., 2019)</w:t>
      </w:r>
      <w:r>
        <w:fldChar w:fldCharType="end"/>
      </w:r>
      <w:r w:rsidR="0042778B">
        <w:t>,</w:t>
      </w:r>
    </w:p>
    <w:p w14:paraId="22674BA5" w14:textId="1AB8EB1B" w:rsidR="00716DBE" w:rsidRDefault="00716DBE" w:rsidP="005D5D59">
      <w:pPr>
        <w:pStyle w:val="ListParagraph"/>
        <w:numPr>
          <w:ilvl w:val="2"/>
          <w:numId w:val="4"/>
        </w:numPr>
      </w:pPr>
      <w:r>
        <w:t xml:space="preserve">but not so poor as to prevent survival under optimal conditions </w:t>
      </w:r>
      <w:r>
        <w:fldChar w:fldCharType="begin"/>
      </w:r>
      <w:r w:rsidR="005D5D59">
        <w:instrText xml:space="preserve"> ADDIN EN.CITE &lt;EndNote&gt;&lt;Cite&gt;&lt;Author&gt;Jenkins&lt;/Author&gt;&lt;Year&gt;2020&lt;/Year&gt;&lt;RecNum&gt;1745&lt;/RecNum&gt;&lt;DisplayText&gt;(Jenkins et al., 2020)&lt;/DisplayText&gt;&lt;record&gt;&lt;rec-number&gt;1745&lt;/rec-number&gt;&lt;foreign-keys&gt;&lt;key app="EN" db-id="ezaxarefqfvr55etf21xtfw1v9av0rftdw9f" timestamp="1762901530"&gt;1745&lt;/key&gt;&lt;/foreign-keys&gt;&lt;ref-type name="Journal Article"&gt;17&lt;/ref-type&gt;&lt;contributors&gt;&lt;authors&gt;&lt;author&gt;Jenkins, L. E.&lt;/author&gt;&lt;author&gt;Pierce, A. L.&lt;/author&gt;&lt;author&gt;Caudill, C. C.&lt;/author&gt;&lt;author&gt;Graham, N. D.&lt;/author&gt;&lt;author&gt;Medeiros, L. R.&lt;/author&gt;&lt;author&gt;Hatch, D. R.&lt;/author&gt;&lt;author&gt;Nagler, J. J.&lt;/author&gt;&lt;/authors&gt;&lt;/contributors&gt;&lt;titles&gt;&lt;title&gt;Effects of Physiological Condition on Aspects of Repeat Spawning in Female Steelhead Reconditioned in Captivity&lt;/title&gt;&lt;secondary-title&gt;Transactions of the American Fisheries Society&lt;/secondary-title&gt;&lt;/titles&gt;&lt;periodical&gt;&lt;full-title&gt;Transactions of the American Fisheries Society&lt;/full-title&gt;&lt;/periodical&gt;&lt;pages&gt;1548-8659&lt;/pages&gt;&lt;dates&gt;&lt;year&gt;2020&lt;/year&gt;&lt;/dates&gt;&lt;urls&gt;&lt;/urls&gt;&lt;electronic-resource-num&gt;10.1002/tafs.10224&lt;/electronic-resource-num&gt;&lt;/record&gt;&lt;/Cite&gt;&lt;/EndNote&gt;</w:instrText>
      </w:r>
      <w:r>
        <w:fldChar w:fldCharType="separate"/>
      </w:r>
      <w:r w:rsidR="005D5D59">
        <w:rPr>
          <w:noProof/>
        </w:rPr>
        <w:t>(Jenkins et al., 2020)</w:t>
      </w:r>
      <w:r>
        <w:fldChar w:fldCharType="end"/>
      </w:r>
      <w:r>
        <w:t>.</w:t>
      </w:r>
    </w:p>
    <w:p w14:paraId="60872DD0" w14:textId="653E0E73" w:rsidR="00716DBE" w:rsidRDefault="00716DBE" w:rsidP="005D5D59">
      <w:pPr>
        <w:pStyle w:val="ListParagraph"/>
        <w:numPr>
          <w:ilvl w:val="2"/>
          <w:numId w:val="4"/>
        </w:numPr>
      </w:pPr>
      <w:r>
        <w:t xml:space="preserve">Reconditioning provides </w:t>
      </w:r>
      <w:r w:rsidRPr="00B51AB1">
        <w:t>optimal post-spawn conditions</w:t>
      </w:r>
      <w:r w:rsidR="0042778B">
        <w:t>.</w:t>
      </w:r>
    </w:p>
    <w:p w14:paraId="2B1A0933" w14:textId="4DC7B130" w:rsidR="005E38C0" w:rsidRDefault="004B6F2D" w:rsidP="005D5D59">
      <w:pPr>
        <w:pStyle w:val="ListParagraph"/>
        <w:numPr>
          <w:ilvl w:val="1"/>
          <w:numId w:val="4"/>
        </w:numPr>
        <w:ind w:left="1170"/>
      </w:pPr>
      <w:r>
        <w:t xml:space="preserve">Skip spawning is important and may be adaptive – allows rest and increased survival and probability of spawning in future years </w:t>
      </w:r>
      <w:r>
        <w:fldChar w:fldCharType="begin"/>
      </w:r>
      <w:r w:rsidR="005D5D59">
        <w:instrText xml:space="preserve"> ADDIN EN.CITE &lt;EndNote&gt;&lt;Cite&gt;&lt;Author&gt;Rideout&lt;/Author&gt;&lt;Year&gt;2005&lt;/Year&gt;&lt;RecNum&gt;110&lt;/RecNum&gt;&lt;DisplayText&gt;(Rideout et al., 2005)&lt;/DisplayText&gt;&lt;record&gt;&lt;rec-number&gt;110&lt;/rec-number&gt;&lt;foreign-keys&gt;&lt;key app="EN" db-id="ezaxarefqfvr55etf21xtfw1v9av0rftdw9f" timestamp="1516049175"&gt;110&lt;/key&gt;&lt;/foreign-keys&gt;&lt;ref-type name="Journal Article"&gt;17&lt;/ref-type&gt;&lt;contributors&gt;&lt;authors&gt;&lt;author&gt;Rideout, R.M.&lt;/author&gt;&lt;author&gt;Rose, G.A.&lt;/author&gt;&lt;author&gt;Burton, M.P.M.&lt;/author&gt;&lt;/authors&gt;&lt;/contributors&gt;&lt;titles&gt;&lt;title&gt;Skipped spawning in female iteroparous fishes&lt;/title&gt;&lt;secondary-title&gt;Fish and Fisheries&lt;/secondary-title&gt;&lt;alt-title&gt;Fish Fish.&lt;/alt-title&gt;&lt;/titles&gt;&lt;periodical&gt;&lt;full-title&gt;Fish and Fisheries&lt;/full-title&gt;&lt;/periodical&gt;&lt;pages&gt;50-72&lt;/pages&gt;&lt;volume&gt;6&lt;/volume&gt;&lt;section&gt;50&lt;/section&gt;&lt;dates&gt;&lt;year&gt;2005&lt;/year&gt;&lt;/dates&gt;&lt;urls&gt;&lt;/urls&gt;&lt;electronic-resource-num&gt;10.1111/j.1467-2679.2005.00174&lt;/electronic-resource-num&gt;&lt;/record&gt;&lt;/Cite&gt;&lt;/EndNote&gt;</w:instrText>
      </w:r>
      <w:r>
        <w:fldChar w:fldCharType="separate"/>
      </w:r>
      <w:r w:rsidR="005D5D59">
        <w:rPr>
          <w:noProof/>
        </w:rPr>
        <w:t>(Rideout et al., 2005)</w:t>
      </w:r>
      <w:r>
        <w:fldChar w:fldCharType="end"/>
      </w:r>
      <w:r w:rsidR="0047333A">
        <w:t xml:space="preserve">; </w:t>
      </w:r>
      <w:r w:rsidR="005D5D59">
        <w:t>l</w:t>
      </w:r>
      <w:r w:rsidR="0047333A">
        <w:t>ife history diversity provides</w:t>
      </w:r>
      <w:r w:rsidR="0068354C">
        <w:t xml:space="preserve"> population</w:t>
      </w:r>
      <w:r w:rsidR="0047333A">
        <w:t xml:space="preserve"> stability </w:t>
      </w:r>
      <w:r w:rsidR="0047333A">
        <w:fldChar w:fldCharType="begin">
          <w:fldData xml:space="preserve">PEVuZE5vdGU+PENpdGU+PEF1dGhvcj5Nb29yZTwvQXV0aG9yPjxZZWFyPjIwMTQ8L1llYXI+PFJl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</w:fldData>
        </w:fldChar>
      </w:r>
      <w:r w:rsidR="005D5D59">
        <w:instrText xml:space="preserve"> ADDIN EN.CITE </w:instrText>
      </w:r>
      <w:r w:rsidR="005D5D59">
        <w:fldChar w:fldCharType="begin">
          <w:fldData xml:space="preserve">PEVuZE5vdGU+PENpdGU+PEF1dGhvcj5Nb29yZTwvQXV0aG9yPjxZZWFyPjIwMTQ8L1llYXI+PFJl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</w:fldData>
        </w:fldChar>
      </w:r>
      <w:r w:rsidR="005D5D59">
        <w:instrText xml:space="preserve"> ADDIN EN.CITE.DATA </w:instrText>
      </w:r>
      <w:r w:rsidR="005D5D59">
        <w:fldChar w:fldCharType="end"/>
      </w:r>
      <w:r w:rsidR="0047333A">
        <w:fldChar w:fldCharType="separate"/>
      </w:r>
      <w:r w:rsidR="005D5D59">
        <w:rPr>
          <w:noProof/>
        </w:rPr>
        <w:t>(Moore et al., 2014)</w:t>
      </w:r>
      <w:r w:rsidR="0047333A">
        <w:fldChar w:fldCharType="end"/>
      </w:r>
      <w:r w:rsidR="0047333A">
        <w:t>.</w:t>
      </w:r>
    </w:p>
    <w:p w14:paraId="2F5696D6" w14:textId="00AB15B0" w:rsidR="007B0F0A" w:rsidRDefault="007B0F0A" w:rsidP="007B0F0A">
      <w:pPr>
        <w:pStyle w:val="ListParagraph"/>
        <w:numPr>
          <w:ilvl w:val="2"/>
          <w:numId w:val="4"/>
        </w:numPr>
      </w:pPr>
      <w:r>
        <w:lastRenderedPageBreak/>
        <w:t>Greater energy reserves at release versus consecutive spawners</w:t>
      </w:r>
      <w:r w:rsidR="005D5D59">
        <w:t xml:space="preserve"> </w:t>
      </w:r>
      <w:r w:rsidR="005D5D59">
        <w:fldChar w:fldCharType="begin"/>
      </w:r>
      <w:r w:rsidR="005D5D59">
        <w:instrText xml:space="preserve"> ADDIN EN.CITE &lt;EndNote&gt;&lt;Cite&gt;&lt;Author&gt;Jenkins&lt;/Author&gt;&lt;Year&gt;2019&lt;/Year&gt;&lt;RecNum&gt;1514&lt;/RecNum&gt;&lt;DisplayText&gt;(Jenkins et al., 2019)&lt;/DisplayText&gt;&lt;record&gt;&lt;rec-number&gt;1514&lt;/rec-number&gt;&lt;foreign-keys&gt;&lt;key app="EN" db-id="ezaxarefqfvr55etf21xtfw1v9av0rftdw9f" timestamp="1554770192"&gt;1514&lt;/key&gt;&lt;/foreign-keys&gt;&lt;ref-type name="Journal Article"&gt;17&lt;/ref-type&gt;&lt;contributors&gt;&lt;authors&gt;&lt;author&gt;Jenkins, L.E.&lt;/author&gt;&lt;author&gt;Pierce, A.L.&lt;/author&gt;&lt;author&gt;Graham, N.D.&lt;/author&gt;&lt;author&gt;Medeiros, L.R.&lt;/author&gt;&lt;author&gt;Hatch, D.R.&lt;/author&gt;&lt;author&gt;Nagler, J.J.&lt;/author&gt;&lt;/authors&gt;&lt;/contributors&gt;&lt;titles&gt;&lt;title&gt;&lt;style face="normal" font="default" size="100%"&gt;Elevated plasma triglycerides and growth rate are early indicators of reproductive status in post-spawning female steelhead trout (&lt;/style&gt;&lt;style face="italic" font="default" size="100%"&gt;Oncorhynchus mykiss&lt;/style&gt;&lt;style face="normal" font="default" size="100%"&gt;)&lt;/style&gt;&lt;/title&gt;&lt;secondary-title&gt;Conservation Physiology&lt;/secondary-title&gt;&lt;alt-title&gt;Conserv. Physiol.&lt;/alt-title&gt;&lt;/titles&gt;&lt;periodical&gt;&lt;full-title&gt;Conservation Physiology&lt;/full-title&gt;&lt;abbr-1&gt;Conserv Physiol&lt;/abbr-1&gt;&lt;/periodical&gt;&lt;pages&gt;coz038&lt;/pages&gt;&lt;volume&gt;7&lt;/volume&gt;&lt;number&gt;1&lt;/number&gt;&lt;dates&gt;&lt;year&gt;2019&lt;/year&gt;&lt;/dates&gt;&lt;urls&gt;&lt;/urls&gt;&lt;electronic-resource-num&gt;10.1093/conphys/coz038&lt;/electronic-resource-num&gt;&lt;/record&gt;&lt;/Cite&gt;&lt;/EndNote&gt;</w:instrText>
      </w:r>
      <w:r w:rsidR="005D5D59">
        <w:fldChar w:fldCharType="separate"/>
      </w:r>
      <w:r w:rsidR="005D5D59">
        <w:rPr>
          <w:noProof/>
        </w:rPr>
        <w:t>(Jenkins et al., 2019)</w:t>
      </w:r>
      <w:r w:rsidR="005D5D59">
        <w:fldChar w:fldCharType="end"/>
      </w:r>
      <w:r w:rsidR="005D5D59">
        <w:t>. S</w:t>
      </w:r>
      <w:r>
        <w:t>uggests skip spawners more likely to migrate and spawn successfully.</w:t>
      </w:r>
    </w:p>
    <w:p w14:paraId="6A5BCFDB" w14:textId="690D6980" w:rsidR="007B0F0A" w:rsidRDefault="007B0F0A" w:rsidP="00C04A54">
      <w:pPr>
        <w:pStyle w:val="ListParagraph"/>
        <w:numPr>
          <w:ilvl w:val="2"/>
          <w:numId w:val="4"/>
        </w:numPr>
      </w:pPr>
      <w:r>
        <w:t>Increased fecundity and egg size</w:t>
      </w:r>
      <w:r w:rsidR="005D5D59">
        <w:t xml:space="preserve"> </w:t>
      </w:r>
      <w:r w:rsidR="005D5D59">
        <w:fldChar w:fldCharType="begin"/>
      </w:r>
      <w:r w:rsidR="005D5D59">
        <w:instrText xml:space="preserve"> ADDIN EN.CITE &lt;EndNote&gt;&lt;Cite&gt;&lt;Author&gt;Jenkins&lt;/Author&gt;&lt;Year&gt;2018&lt;/Year&gt;&lt;RecNum&gt;240&lt;/RecNum&gt;&lt;DisplayText&gt;(Jenkins et al., 2018)&lt;/DisplayText&gt;&lt;record&gt;&lt;rec-number&gt;240&lt;/rec-number&gt;&lt;foreign-keys&gt;&lt;key app="EN" db-id="ezaxarefqfvr55etf21xtfw1v9av0rftdw9f" timestamp="1526429046"&gt;240&lt;/key&gt;&lt;/foreign-keys&gt;&lt;ref-type name="Journal Article"&gt;17&lt;/ref-type&gt;&lt;contributors&gt;&lt;authors&gt;&lt;author&gt;Jenkins, L.E.&lt;/author&gt;&lt;author&gt;Pierce, A.L.&lt;/author&gt;&lt;author&gt;Graham, N.&lt;/author&gt;&lt;author&gt;Branstetter, R.&lt;/author&gt;&lt;author&gt;Hatch, D.R.&lt;/author&gt;&lt;author&gt;Nagler, J.J.&lt;/author&gt;&lt;/authors&gt;&lt;/contributors&gt;&lt;titles&gt;&lt;title&gt;&lt;style face="normal" font="default" size="100%"&gt;Reproductive performance and energy balance in consecutive and repeat spawning female steelhead&lt;/style&gt;&lt;style face="italic" font="default" size="100%"&gt; &lt;/style&gt;&lt;style face="normal" font="default" size="100%"&gt;reconditioned in captivity&lt;/style&gt;&lt;/title&gt;&lt;secondary-title&gt;Transactions of the American Fisheries Society&lt;/secondary-title&gt;&lt;alt-title&gt;Trans. Am. Fish. Soc.&lt;/alt-title&gt;&lt;/titles&gt;&lt;periodical&gt;&lt;full-title&gt;Transactions of the American Fisheries Society&lt;/full-title&gt;&lt;/periodical&gt;&lt;pages&gt;959-971&lt;/pages&gt;&lt;volume&gt;147&lt;/volume&gt;&lt;number&gt;5&lt;/number&gt;&lt;section&gt;959&lt;/section&gt;&lt;dates&gt;&lt;year&gt;2018&lt;/year&gt;&lt;/dates&gt;&lt;urls&gt;&lt;/urls&gt;&lt;electronic-resource-num&gt;10.1002/tafs.10089&lt;/electronic-resource-num&gt;&lt;/record&gt;&lt;/Cite&gt;&lt;/EndNote&gt;</w:instrText>
      </w:r>
      <w:r w:rsidR="005D5D59">
        <w:fldChar w:fldCharType="separate"/>
      </w:r>
      <w:r w:rsidR="005D5D59">
        <w:rPr>
          <w:noProof/>
        </w:rPr>
        <w:t>(Jenkins et al., 2018)</w:t>
      </w:r>
      <w:r w:rsidR="005D5D59">
        <w:fldChar w:fldCharType="end"/>
      </w:r>
      <w:r>
        <w:t>. Suggests skip spawners contribute more to juvenile production (per fish).</w:t>
      </w:r>
    </w:p>
    <w:p w14:paraId="6804F291" w14:textId="77777777" w:rsidR="007B0F0A" w:rsidRDefault="007B0F0A" w:rsidP="00C04A54">
      <w:pPr>
        <w:pStyle w:val="ListParagraph"/>
        <w:ind w:left="1170"/>
      </w:pPr>
    </w:p>
    <w:p w14:paraId="05BEAF94" w14:textId="7E33FA66" w:rsidR="00711F36" w:rsidRPr="00711F36" w:rsidRDefault="00711F36" w:rsidP="00711F36">
      <w:r w:rsidRPr="00711F36">
        <w:t xml:space="preserve">Age and </w:t>
      </w:r>
      <w:r w:rsidR="002E570C">
        <w:t>s</w:t>
      </w:r>
      <w:r w:rsidRPr="00711F36">
        <w:t xml:space="preserve">kip </w:t>
      </w:r>
      <w:r w:rsidR="002E570C">
        <w:t>s</w:t>
      </w:r>
      <w:r w:rsidRPr="00711F36">
        <w:t>pawning</w:t>
      </w:r>
      <w:r>
        <w:t xml:space="preserve"> rates</w:t>
      </w:r>
    </w:p>
    <w:p w14:paraId="0777A90E" w14:textId="77777777" w:rsidR="00711F36" w:rsidRPr="00711F36" w:rsidRDefault="00711F36" w:rsidP="00711F36">
      <w:pPr>
        <w:rPr>
          <w:b/>
          <w:bCs/>
        </w:rPr>
      </w:pPr>
    </w:p>
    <w:p w14:paraId="7B35A65A" w14:textId="629DEFB6" w:rsidR="002E570C" w:rsidRPr="005F593E" w:rsidRDefault="002E570C" w:rsidP="00C04A54">
      <w:pPr>
        <w:pStyle w:val="ListParagraph"/>
        <w:numPr>
          <w:ilvl w:val="0"/>
          <w:numId w:val="31"/>
        </w:numPr>
        <w:ind w:left="360"/>
        <w:rPr>
          <w:b/>
          <w:bCs/>
        </w:rPr>
      </w:pPr>
      <w:r w:rsidRPr="005F593E">
        <w:rPr>
          <w:b/>
          <w:bCs/>
        </w:rPr>
        <w:t>The p</w:t>
      </w:r>
      <w:r w:rsidR="000F1916" w:rsidRPr="005F593E">
        <w:rPr>
          <w:b/>
          <w:bCs/>
        </w:rPr>
        <w:t>robability of skip</w:t>
      </w:r>
      <w:r w:rsidR="00B51AB1" w:rsidRPr="005F593E">
        <w:rPr>
          <w:b/>
          <w:bCs/>
        </w:rPr>
        <w:t xml:space="preserve"> spawning</w:t>
      </w:r>
      <w:r w:rsidR="000F1916" w:rsidRPr="005F593E">
        <w:rPr>
          <w:b/>
          <w:bCs/>
        </w:rPr>
        <w:t xml:space="preserve"> </w:t>
      </w:r>
      <w:r w:rsidR="00DA5F09" w:rsidRPr="005F593E">
        <w:rPr>
          <w:b/>
          <w:bCs/>
        </w:rPr>
        <w:t>wa</w:t>
      </w:r>
      <w:r w:rsidR="00B51AB1" w:rsidRPr="005F593E">
        <w:rPr>
          <w:b/>
          <w:bCs/>
        </w:rPr>
        <w:t xml:space="preserve">s </w:t>
      </w:r>
      <w:r w:rsidR="00C164B3" w:rsidRPr="005F593E">
        <w:rPr>
          <w:b/>
          <w:bCs/>
        </w:rPr>
        <w:t>greater</w:t>
      </w:r>
      <w:r w:rsidR="00B51AB1" w:rsidRPr="005F593E">
        <w:rPr>
          <w:b/>
          <w:bCs/>
        </w:rPr>
        <w:t xml:space="preserve"> </w:t>
      </w:r>
      <w:r w:rsidR="00B25971" w:rsidRPr="005F593E">
        <w:rPr>
          <w:b/>
          <w:bCs/>
        </w:rPr>
        <w:t xml:space="preserve">in Reconditioned </w:t>
      </w:r>
      <w:r w:rsidR="00B51AB1" w:rsidRPr="005F593E">
        <w:rPr>
          <w:b/>
          <w:bCs/>
        </w:rPr>
        <w:t xml:space="preserve">RS </w:t>
      </w:r>
      <w:r w:rsidR="00B25971" w:rsidRPr="005F593E">
        <w:rPr>
          <w:b/>
          <w:bCs/>
        </w:rPr>
        <w:t>than in Natural RS</w:t>
      </w:r>
      <w:r w:rsidR="00B51AB1" w:rsidRPr="005F593E">
        <w:rPr>
          <w:b/>
          <w:bCs/>
        </w:rPr>
        <w:t>,</w:t>
      </w:r>
      <w:r w:rsidR="00F71E2E" w:rsidRPr="005F593E">
        <w:rPr>
          <w:b/>
          <w:bCs/>
        </w:rPr>
        <w:t xml:space="preserve"> </w:t>
      </w:r>
      <w:r w:rsidR="000F1916" w:rsidRPr="005F593E">
        <w:rPr>
          <w:b/>
          <w:bCs/>
          <w:u w:val="single"/>
        </w:rPr>
        <w:t xml:space="preserve">regardless of </w:t>
      </w:r>
      <w:r w:rsidR="00B51AB1" w:rsidRPr="005F593E">
        <w:rPr>
          <w:b/>
          <w:bCs/>
          <w:u w:val="single"/>
        </w:rPr>
        <w:t xml:space="preserve">Ocean </w:t>
      </w:r>
      <w:r w:rsidR="000F1916" w:rsidRPr="005F593E">
        <w:rPr>
          <w:b/>
          <w:bCs/>
          <w:u w:val="single"/>
        </w:rPr>
        <w:t>age</w:t>
      </w:r>
      <w:r w:rsidR="00E40F49" w:rsidRPr="005F593E">
        <w:rPr>
          <w:b/>
          <w:bCs/>
        </w:rPr>
        <w:t>.</w:t>
      </w:r>
      <w:r w:rsidR="001A7E5E" w:rsidRPr="005F593E">
        <w:rPr>
          <w:b/>
          <w:bCs/>
        </w:rPr>
        <w:t xml:space="preserve"> </w:t>
      </w:r>
    </w:p>
    <w:p w14:paraId="73162057" w14:textId="4DBB6189" w:rsidR="00365EE8" w:rsidRPr="00C04A54" w:rsidRDefault="00365EE8" w:rsidP="003D076E">
      <w:pPr>
        <w:pStyle w:val="ListParagraph"/>
        <w:numPr>
          <w:ilvl w:val="1"/>
          <w:numId w:val="31"/>
        </w:numPr>
        <w:ind w:left="720"/>
        <w:rPr>
          <w:u w:val="single"/>
        </w:rPr>
      </w:pPr>
      <w:r>
        <w:rPr>
          <w:u w:val="single"/>
        </w:rPr>
        <w:t>This suggests that the difference in skip spawning rate between Natural and Reconditioned RS cannot be attributed to Ocean age.</w:t>
      </w:r>
    </w:p>
    <w:p w14:paraId="45ED7332" w14:textId="2B398B1B" w:rsidR="00EA64AD" w:rsidRPr="00C41767" w:rsidRDefault="00763D35" w:rsidP="003D076E">
      <w:pPr>
        <w:pStyle w:val="ListParagraph"/>
        <w:numPr>
          <w:ilvl w:val="1"/>
          <w:numId w:val="31"/>
        </w:numPr>
        <w:ind w:left="720"/>
        <w:rPr>
          <w:u w:val="single"/>
        </w:rPr>
      </w:pPr>
      <w:r>
        <w:rPr>
          <w:b/>
          <w:bCs/>
        </w:rPr>
        <w:t>Natural RS</w:t>
      </w:r>
      <w:r w:rsidR="00E3144F">
        <w:rPr>
          <w:b/>
          <w:bCs/>
        </w:rPr>
        <w:t xml:space="preserve"> </w:t>
      </w:r>
      <w:r w:rsidR="002F77B9">
        <w:rPr>
          <w:b/>
          <w:bCs/>
        </w:rPr>
        <w:t>had a low prevalence of</w:t>
      </w:r>
      <w:r w:rsidR="00E3144F">
        <w:rPr>
          <w:b/>
          <w:bCs/>
        </w:rPr>
        <w:t xml:space="preserve"> </w:t>
      </w:r>
      <w:r>
        <w:rPr>
          <w:b/>
          <w:bCs/>
        </w:rPr>
        <w:t>s</w:t>
      </w:r>
      <w:r w:rsidR="00EA64AD" w:rsidRPr="00C669F2">
        <w:rPr>
          <w:b/>
          <w:bCs/>
        </w:rPr>
        <w:t>kip spawners</w:t>
      </w:r>
      <w:r w:rsidR="003D076E">
        <w:rPr>
          <w:b/>
          <w:bCs/>
        </w:rPr>
        <w:t xml:space="preserve"> in OA1 and OA2</w:t>
      </w:r>
      <w:r w:rsidR="00E3144F">
        <w:rPr>
          <w:b/>
          <w:bCs/>
        </w:rPr>
        <w:t xml:space="preserve"> </w:t>
      </w:r>
      <w:r w:rsidR="00EA64AD" w:rsidRPr="00C669F2">
        <w:rPr>
          <w:b/>
          <w:bCs/>
        </w:rPr>
        <w:t>(27.5%, 15%</w:t>
      </w:r>
      <w:r w:rsidR="00EA64AD">
        <w:rPr>
          <w:b/>
          <w:bCs/>
        </w:rPr>
        <w:t>, respectively</w:t>
      </w:r>
      <w:r>
        <w:rPr>
          <w:b/>
          <w:bCs/>
        </w:rPr>
        <w:t>)</w:t>
      </w:r>
      <w:r w:rsidR="00EA64AD">
        <w:rPr>
          <w:b/>
          <w:bCs/>
        </w:rPr>
        <w:t>.</w:t>
      </w:r>
    </w:p>
    <w:p w14:paraId="31292BA7" w14:textId="3D816C4F" w:rsidR="006A7143" w:rsidRDefault="00204E5A" w:rsidP="003D076E">
      <w:pPr>
        <w:pStyle w:val="ListParagraph"/>
        <w:numPr>
          <w:ilvl w:val="2"/>
          <w:numId w:val="31"/>
        </w:numPr>
        <w:ind w:left="1440"/>
      </w:pPr>
      <w:r>
        <w:t>Previously, i</w:t>
      </w:r>
      <w:r w:rsidR="00B927D6">
        <w:t xml:space="preserve">n 2010-2015, </w:t>
      </w:r>
      <w:r w:rsidR="00C669F2">
        <w:t>skip spawners</w:t>
      </w:r>
      <w:r w:rsidR="00C41767">
        <w:t xml:space="preserve"> of the same populations</w:t>
      </w:r>
      <w:r w:rsidR="00C669F2">
        <w:t xml:space="preserve"> </w:t>
      </w:r>
      <w:r w:rsidR="00FC3E54">
        <w:t>made up</w:t>
      </w:r>
      <w:r w:rsidR="00C669F2">
        <w:t xml:space="preserve"> </w:t>
      </w:r>
      <w:r w:rsidR="002F77B9">
        <w:t xml:space="preserve">70% </w:t>
      </w:r>
      <w:r w:rsidR="00C669F2">
        <w:t xml:space="preserve">of </w:t>
      </w:r>
      <w:r w:rsidR="00B927D6">
        <w:t xml:space="preserve">OA1 </w:t>
      </w:r>
      <w:r w:rsidR="001F55C0">
        <w:t xml:space="preserve">and </w:t>
      </w:r>
      <w:r w:rsidR="002F77B9">
        <w:t xml:space="preserve">41% </w:t>
      </w:r>
      <w:r w:rsidR="00C669F2">
        <w:t xml:space="preserve">of </w:t>
      </w:r>
      <w:r w:rsidR="00B927D6">
        <w:t xml:space="preserve">OA2 </w:t>
      </w:r>
      <w:r w:rsidR="00DC5383">
        <w:fldChar w:fldCharType="begin"/>
      </w:r>
      <w:r w:rsidR="005D5D59">
        <w:instrText xml:space="preserve"> ADDIN EN.CITE &lt;EndNote&gt;&lt;Cite&gt;&lt;Author&gt;Copeland&lt;/Author&gt;&lt;Year&gt;2019&lt;/Year&gt;&lt;RecNum&gt;1734&lt;/RecNum&gt;&lt;DisplayText&gt;(Copeland et al., 2019)&lt;/DisplayText&gt;&lt;record&gt;&lt;rec-number&gt;1734&lt;/rec-number&gt;&lt;foreign-keys&gt;&lt;key app="EN" db-id="ezaxarefqfvr55etf21xtfw1v9av0rftdw9f" timestamp="1762896733"&gt;1734&lt;/key&gt;&lt;/foreign-keys&gt;&lt;ref-type name="Journal Article"&gt;17&lt;/ref-type&gt;&lt;contributors&gt;&lt;authors&gt;&lt;author&gt;Copeland, T. D.&lt;/author&gt;&lt;author&gt;Bowersox, B. J.&lt;/author&gt;&lt;author&gt;Ackerman, M. W.&lt;/author&gt;&lt;author&gt;Camacho, C.&lt;/author&gt;&lt;/authors&gt;&lt;/contributors&gt;&lt;titles&gt;&lt;title&gt;Pattern of Iteroparity in Wild Snake River Steelhead&lt;/title&gt;&lt;secondary-title&gt;Transactions of the American Fisheries Society&lt;/secondary-title&gt;&lt;/titles&gt;&lt;periodical&gt;&lt;full-title&gt;Transactions of the American Fisheries Society&lt;/full-title&gt;&lt;/periodical&gt;&lt;pages&gt;926-937&lt;/pages&gt;&lt;volume&gt;148&lt;/volume&gt;&lt;dates&gt;&lt;year&gt;2019&lt;/year&gt;&lt;/dates&gt;&lt;urls&gt;&lt;/urls&gt;&lt;electronic-resource-num&gt;10.1002/tafs.10187&lt;/electronic-resource-num&gt;&lt;/record&gt;&lt;/Cite&gt;&lt;/EndNote&gt;</w:instrText>
      </w:r>
      <w:r w:rsidR="00DC5383">
        <w:fldChar w:fldCharType="separate"/>
      </w:r>
      <w:r w:rsidR="005D5D59">
        <w:rPr>
          <w:noProof/>
        </w:rPr>
        <w:t>(Copeland et al., 2019)</w:t>
      </w:r>
      <w:r w:rsidR="00DC5383">
        <w:fldChar w:fldCharType="end"/>
      </w:r>
      <w:r w:rsidR="00DC5383">
        <w:t>.</w:t>
      </w:r>
      <w:r w:rsidR="006A7143" w:rsidRPr="006A7143">
        <w:t xml:space="preserve"> </w:t>
      </w:r>
    </w:p>
    <w:p w14:paraId="21DFF71B" w14:textId="49383322" w:rsidR="008F0E65" w:rsidRPr="008F0E65" w:rsidRDefault="00325705" w:rsidP="0087788E">
      <w:pPr>
        <w:pStyle w:val="ListParagraph"/>
        <w:numPr>
          <w:ilvl w:val="2"/>
          <w:numId w:val="31"/>
        </w:numPr>
        <w:ind w:left="1440"/>
      </w:pPr>
      <w:r w:rsidRPr="00325705">
        <w:rPr>
          <w:u w:val="single"/>
        </w:rPr>
        <w:t>Decline in skip</w:t>
      </w:r>
      <w:r w:rsidR="00430859">
        <w:rPr>
          <w:u w:val="single"/>
        </w:rPr>
        <w:t xml:space="preserve"> %</w:t>
      </w:r>
      <w:r w:rsidRPr="00325705">
        <w:rPr>
          <w:u w:val="single"/>
        </w:rPr>
        <w:t xml:space="preserve"> in both ages</w:t>
      </w:r>
      <w:r>
        <w:t xml:space="preserve"> suggest</w:t>
      </w:r>
      <w:r w:rsidR="0087788E">
        <w:t>s</w:t>
      </w:r>
      <w:r>
        <w:t xml:space="preserve"> </w:t>
      </w:r>
      <w:r w:rsidR="00365EE8">
        <w:t>a change in river and/or ocean</w:t>
      </w:r>
      <w:r w:rsidR="008F0E65">
        <w:t xml:space="preserve"> conditions </w:t>
      </w:r>
      <w:r w:rsidR="00365EE8">
        <w:t xml:space="preserve">is </w:t>
      </w:r>
      <w:r w:rsidR="008F0E65">
        <w:t xml:space="preserve">selecting against skip spawners regardless of age. </w:t>
      </w:r>
    </w:p>
    <w:p w14:paraId="06CC24B0" w14:textId="0B6FE5FD" w:rsidR="00D475BC" w:rsidRPr="00C04A54" w:rsidRDefault="00DC5383" w:rsidP="003D076E">
      <w:pPr>
        <w:pStyle w:val="ListParagraph"/>
        <w:numPr>
          <w:ilvl w:val="1"/>
          <w:numId w:val="31"/>
        </w:numPr>
        <w:ind w:left="720"/>
      </w:pPr>
      <w:r w:rsidRPr="00CD215A">
        <w:rPr>
          <w:b/>
          <w:bCs/>
        </w:rPr>
        <w:t xml:space="preserve">Reconditioned RS </w:t>
      </w:r>
      <w:r w:rsidR="001134BE">
        <w:rPr>
          <w:b/>
          <w:bCs/>
        </w:rPr>
        <w:t xml:space="preserve">were </w:t>
      </w:r>
      <w:r>
        <w:rPr>
          <w:b/>
          <w:bCs/>
        </w:rPr>
        <w:t xml:space="preserve">majority skip spawners </w:t>
      </w:r>
      <w:r w:rsidR="00584C21">
        <w:rPr>
          <w:b/>
          <w:bCs/>
        </w:rPr>
        <w:t>in OA1 and OA2</w:t>
      </w:r>
      <w:r>
        <w:rPr>
          <w:b/>
          <w:bCs/>
        </w:rPr>
        <w:t xml:space="preserve"> (75%, 90%</w:t>
      </w:r>
      <w:r w:rsidRPr="00CD215A">
        <w:rPr>
          <w:b/>
          <w:bCs/>
        </w:rPr>
        <w:t>)</w:t>
      </w:r>
      <w:r w:rsidR="00D475BC">
        <w:rPr>
          <w:b/>
          <w:bCs/>
        </w:rPr>
        <w:t>.</w:t>
      </w:r>
    </w:p>
    <w:p w14:paraId="72FEAB70" w14:textId="5D8CA191" w:rsidR="00660CA8" w:rsidRPr="00C04A54" w:rsidRDefault="00660CA8" w:rsidP="00660CA8">
      <w:pPr>
        <w:pStyle w:val="ListParagraph"/>
        <w:numPr>
          <w:ilvl w:val="2"/>
          <w:numId w:val="31"/>
        </w:numPr>
      </w:pPr>
      <w:r>
        <w:rPr>
          <w:b/>
          <w:bCs/>
        </w:rPr>
        <w:t>Suggests a high propensity toward skip spawning in both OAs.</w:t>
      </w:r>
    </w:p>
    <w:p w14:paraId="7A4C4DBD" w14:textId="449ED862" w:rsidR="00660CA8" w:rsidRPr="00D475BC" w:rsidRDefault="00660CA8" w:rsidP="00C04A54">
      <w:pPr>
        <w:pStyle w:val="ListParagraph"/>
        <w:numPr>
          <w:ilvl w:val="3"/>
          <w:numId w:val="31"/>
        </w:numPr>
      </w:pPr>
      <w:r>
        <w:rPr>
          <w:b/>
          <w:bCs/>
        </w:rPr>
        <w:t>Consistent with historical prevalence of skip spawning in Snake R</w:t>
      </w:r>
      <w:r w:rsidR="00C04A54">
        <w:rPr>
          <w:b/>
          <w:bCs/>
        </w:rPr>
        <w:t>.</w:t>
      </w:r>
      <w:r>
        <w:rPr>
          <w:b/>
          <w:bCs/>
        </w:rPr>
        <w:t xml:space="preserve"> st</w:t>
      </w:r>
      <w:r w:rsidR="00C04A54">
        <w:rPr>
          <w:b/>
          <w:bCs/>
        </w:rPr>
        <w:t>eel</w:t>
      </w:r>
      <w:r>
        <w:rPr>
          <w:b/>
          <w:bCs/>
        </w:rPr>
        <w:t>h</w:t>
      </w:r>
      <w:r w:rsidR="00C04A54">
        <w:rPr>
          <w:b/>
          <w:bCs/>
        </w:rPr>
        <w:t>ea</w:t>
      </w:r>
      <w:r>
        <w:rPr>
          <w:b/>
          <w:bCs/>
        </w:rPr>
        <w:t>d.</w:t>
      </w:r>
    </w:p>
    <w:p w14:paraId="6F032A81" w14:textId="401D1DA1" w:rsidR="00F32576" w:rsidRDefault="00E3144F" w:rsidP="00C04A54">
      <w:pPr>
        <w:pStyle w:val="ListParagraph"/>
        <w:numPr>
          <w:ilvl w:val="2"/>
          <w:numId w:val="31"/>
        </w:numPr>
        <w:ind w:left="1440"/>
      </w:pPr>
      <w:r w:rsidRPr="00794968">
        <w:rPr>
          <w:b/>
          <w:bCs/>
        </w:rPr>
        <w:t>Within</w:t>
      </w:r>
      <w:r w:rsidR="00D475BC" w:rsidRPr="00794968">
        <w:rPr>
          <w:b/>
          <w:bCs/>
        </w:rPr>
        <w:t xml:space="preserve"> Reconditioned RS, </w:t>
      </w:r>
      <w:r w:rsidR="001647A0">
        <w:rPr>
          <w:b/>
          <w:bCs/>
        </w:rPr>
        <w:t xml:space="preserve">there was a trend toward </w:t>
      </w:r>
      <w:r w:rsidRPr="00794968">
        <w:rPr>
          <w:b/>
          <w:bCs/>
        </w:rPr>
        <w:t>had</w:t>
      </w:r>
      <w:r w:rsidR="009745B6" w:rsidRPr="00794968">
        <w:rPr>
          <w:b/>
          <w:bCs/>
        </w:rPr>
        <w:t xml:space="preserve"> a</w:t>
      </w:r>
      <w:r w:rsidRPr="00794968">
        <w:rPr>
          <w:b/>
          <w:bCs/>
        </w:rPr>
        <w:t xml:space="preserve"> </w:t>
      </w:r>
      <w:r w:rsidR="00584C21">
        <w:rPr>
          <w:b/>
          <w:bCs/>
        </w:rPr>
        <w:t>greater</w:t>
      </w:r>
      <w:r w:rsidRPr="00794968">
        <w:rPr>
          <w:b/>
          <w:bCs/>
        </w:rPr>
        <w:t xml:space="preserve"> % of skips </w:t>
      </w:r>
      <w:r w:rsidR="001647A0">
        <w:rPr>
          <w:b/>
          <w:bCs/>
        </w:rPr>
        <w:t xml:space="preserve">in OA2 than </w:t>
      </w:r>
      <w:r w:rsidR="00D475BC" w:rsidRPr="00794968">
        <w:rPr>
          <w:b/>
          <w:bCs/>
        </w:rPr>
        <w:t>OA1</w:t>
      </w:r>
      <w:r w:rsidR="007331A6" w:rsidRPr="00794968">
        <w:rPr>
          <w:b/>
          <w:bCs/>
        </w:rPr>
        <w:t>.</w:t>
      </w:r>
      <w:r w:rsidR="001647A0">
        <w:rPr>
          <w:b/>
          <w:bCs/>
        </w:rPr>
        <w:t xml:space="preserve"> </w:t>
      </w:r>
      <w:r w:rsidR="00FD7C06">
        <w:t xml:space="preserve">This </w:t>
      </w:r>
      <w:r w:rsidR="001647A0">
        <w:t>contrasts</w:t>
      </w:r>
      <w:r w:rsidR="00FD7C06">
        <w:t xml:space="preserve"> with the </w:t>
      </w:r>
      <w:r w:rsidR="00B71642">
        <w:t xml:space="preserve">opposite </w:t>
      </w:r>
      <w:r w:rsidR="001647A0">
        <w:t xml:space="preserve">trend </w:t>
      </w:r>
      <w:r w:rsidR="00FD7C06">
        <w:t>observed in Natural RS.</w:t>
      </w:r>
    </w:p>
    <w:p w14:paraId="7DCF2814" w14:textId="7398A4DF" w:rsidR="00B71642" w:rsidRDefault="00B71642" w:rsidP="00F32576">
      <w:pPr>
        <w:pStyle w:val="ListParagraph"/>
        <w:numPr>
          <w:ilvl w:val="3"/>
          <w:numId w:val="31"/>
        </w:numPr>
        <w:ind w:left="2430"/>
      </w:pPr>
      <w:r>
        <w:t xml:space="preserve">Suggests </w:t>
      </w:r>
      <w:r w:rsidR="005F593E">
        <w:t>greater proportion of would-be skips among OA2 fish and strong selection against these fish if left in the river.</w:t>
      </w:r>
    </w:p>
    <w:p w14:paraId="40354CBE" w14:textId="50A42B7B" w:rsidR="001647A0" w:rsidRDefault="006A7143" w:rsidP="00660CA8">
      <w:pPr>
        <w:pStyle w:val="ListParagraph"/>
        <w:numPr>
          <w:ilvl w:val="3"/>
          <w:numId w:val="31"/>
        </w:numPr>
        <w:ind w:left="2430"/>
      </w:pPr>
      <w:r>
        <w:t>Similar</w:t>
      </w:r>
      <w:r w:rsidR="00672608">
        <w:t xml:space="preserve"> pattern found in A</w:t>
      </w:r>
      <w:r w:rsidR="00F32576">
        <w:t>.</w:t>
      </w:r>
      <w:r w:rsidR="00672608">
        <w:t xml:space="preserve"> salmon</w:t>
      </w:r>
      <w:r w:rsidR="000304B9">
        <w:t>:</w:t>
      </w:r>
      <w:r w:rsidR="00B15914">
        <w:t xml:space="preserve"> majority</w:t>
      </w:r>
      <w:r w:rsidR="00F32576">
        <w:t xml:space="preserve"> (</w:t>
      </w:r>
      <w:r w:rsidR="008D4566">
        <w:t>80-100%</w:t>
      </w:r>
      <w:r w:rsidR="00B15914">
        <w:t>) of biennial (skip) spawning</w:t>
      </w:r>
      <w:r>
        <w:t xml:space="preserve"> </w:t>
      </w:r>
      <w:r w:rsidR="00B15914">
        <w:t xml:space="preserve">in pops with older </w:t>
      </w:r>
      <w:r w:rsidR="00F32576">
        <w:t>average</w:t>
      </w:r>
      <w:r w:rsidR="00B15914">
        <w:t xml:space="preserve"> </w:t>
      </w:r>
      <w:r w:rsidR="00F32576">
        <w:t>OA</w:t>
      </w:r>
      <w:r w:rsidR="00D87B5E">
        <w:t xml:space="preserve"> </w:t>
      </w:r>
      <w:r w:rsidR="00D87B5E">
        <w:fldChar w:fldCharType="begin"/>
      </w:r>
      <w:r w:rsidR="005D5D59">
        <w:instrText xml:space="preserve"> ADDIN EN.CITE &lt;EndNote&gt;&lt;Cite&gt;&lt;Author&gt;Jonsson&lt;/Author&gt;&lt;Year&gt;1991&lt;/Year&gt;&lt;RecNum&gt;1741&lt;/RecNum&gt;&lt;DisplayText&gt;(Jonsson et al., 1991)&lt;/DisplayText&gt;&lt;record&gt;&lt;rec-number&gt;1741&lt;/rec-number&gt;&lt;foreign-keys&gt;&lt;key app="EN" db-id="ezaxarefqfvr55etf21xtfw1v9av0rftdw9f" timestamp="1762900130"&gt;1741&lt;/key&gt;&lt;/foreign-keys&gt;&lt;ref-type name="Journal Article"&gt;17&lt;/ref-type&gt;&lt;contributors&gt;&lt;authors&gt;&lt;author&gt;Jonsson, N.&lt;/author&gt;&lt;author&gt;Hansen, L. P.&lt;/author&gt;&lt;author&gt;Jonsson, B.&lt;/author&gt;&lt;/authors&gt;&lt;/contributors&gt;&lt;titles&gt;&lt;title&gt;Variation in Age, Size and Repeat Spawning of Adult Atlantic Salmon in Relation to River Discharge&lt;/title&gt;&lt;secondary-title&gt;Journal of Animal Ecology&lt;/secondary-title&gt;&lt;/titles&gt;&lt;periodical&gt;&lt;full-title&gt;Journal of Animal Ecology&lt;/full-title&gt;&lt;/periodical&gt;&lt;pages&gt;937-947&lt;/pages&gt;&lt;volume&gt;60&lt;/volume&gt;&lt;dates&gt;&lt;year&gt;1991&lt;/year&gt;&lt;/dates&gt;&lt;urls&gt;&lt;/urls&gt;&lt;electronic-resource-num&gt;http://www.jstor.org/stable/5423&lt;/electronic-resource-num&gt;&lt;/record&gt;&lt;/Cite&gt;&lt;/EndNote&gt;</w:instrText>
      </w:r>
      <w:r w:rsidR="00D87B5E">
        <w:fldChar w:fldCharType="separate"/>
      </w:r>
      <w:r w:rsidR="005D5D59">
        <w:rPr>
          <w:noProof/>
        </w:rPr>
        <w:t>(Jonsson et al., 1991)</w:t>
      </w:r>
      <w:r w:rsidR="00D87B5E">
        <w:fldChar w:fldCharType="end"/>
      </w:r>
      <w:r w:rsidR="00B15914">
        <w:t>.</w:t>
      </w:r>
    </w:p>
    <w:p w14:paraId="706943B4" w14:textId="77777777" w:rsidR="00F32576" w:rsidRDefault="006A7143" w:rsidP="00F32576">
      <w:pPr>
        <w:pStyle w:val="ListParagraph"/>
        <w:numPr>
          <w:ilvl w:val="4"/>
          <w:numId w:val="31"/>
        </w:numPr>
      </w:pPr>
      <w:r>
        <w:t>S</w:t>
      </w:r>
      <w:r w:rsidR="00B15914">
        <w:t xml:space="preserve">uggests a link between </w:t>
      </w:r>
      <w:r w:rsidR="00A7796E">
        <w:t>delayed first maturation (OA2) and delayed repeat spawning (skipping)</w:t>
      </w:r>
      <w:r w:rsidR="00DE5BD3">
        <w:t xml:space="preserve"> in Atlantic salmon</w:t>
      </w:r>
      <w:r w:rsidR="008D4566">
        <w:t>.</w:t>
      </w:r>
    </w:p>
    <w:p w14:paraId="15BA7B73" w14:textId="4BC14BA5" w:rsidR="00660CA8" w:rsidRDefault="005D5D59" w:rsidP="00F32576">
      <w:pPr>
        <w:pStyle w:val="ListParagraph"/>
        <w:numPr>
          <w:ilvl w:val="4"/>
          <w:numId w:val="31"/>
        </w:numPr>
      </w:pPr>
      <w:r>
        <w:t>P</w:t>
      </w:r>
      <w:r w:rsidR="00660CA8">
        <w:t>otential linkage</w:t>
      </w:r>
      <w:r>
        <w:t xml:space="preserve"> was found </w:t>
      </w:r>
      <w:r w:rsidR="00660CA8">
        <w:t>between genetic architecture underlying age at first maturity and skip spawning in Snake R</w:t>
      </w:r>
      <w:r w:rsidR="00C04A54">
        <w:t>.</w:t>
      </w:r>
      <w:r w:rsidR="00660CA8">
        <w:t xml:space="preserve"> </w:t>
      </w:r>
      <w:r w:rsidR="00C04A54">
        <w:t>steelhead</w:t>
      </w:r>
      <w:r>
        <w:t xml:space="preserve"> </w:t>
      </w:r>
      <w:r>
        <w:fldChar w:fldCharType="begin"/>
      </w:r>
      <w:r>
        <w:instrText xml:space="preserve"> ADDIN EN.CITE &lt;EndNote&gt;&lt;Cite&gt;&lt;Author&gt;Willis&lt;/Author&gt;&lt;Year&gt;2023&lt;/Year&gt;&lt;RecNum&gt;1763&lt;/RecNum&gt;&lt;DisplayText&gt;(Willis et al., 2023)&lt;/DisplayText&gt;&lt;record&gt;&lt;rec-number&gt;1763&lt;/rec-number&gt;&lt;foreign-keys&gt;&lt;key app="EN" db-id="ezaxarefqfvr55etf21xtfw1v9av0rftdw9f" timestamp="1769555287"&gt;1763&lt;/key&gt;&lt;/foreign-keys&gt;&lt;ref-type name="Journal Article"&gt;17&lt;/ref-type&gt;&lt;contributors&gt;&lt;authors&gt;&lt;author&gt;Willis, S.&lt;/author&gt;&lt;author&gt;Stephenson, J.&lt;/author&gt;&lt;author&gt;Pierce, A.&lt;/author&gt;&lt;author&gt;Medeiros, L.&lt;/author&gt;&lt;author&gt;Jenkins, L.&lt;/author&gt;&lt;author&gt;Hatch, D. R.&lt;/author&gt;&lt;author&gt;Narum, S.&lt;/author&gt;&lt;/authors&gt;&lt;/contributors&gt;&lt;titles&gt;&lt;title&gt;A genomic region associated with iteroparous spawning phenology is linked with age-at-maturity in female steelhead trout&lt;/title&gt;&lt;secondary-title&gt;Evolutionary Applications&lt;/secondary-title&gt;&lt;/titles&gt;&lt;periodical&gt;&lt;full-title&gt;Evolutionary Applications&lt;/full-title&gt;&lt;/periodical&gt;&lt;pages&gt;1-11&lt;/pages&gt;&lt;volume&gt;00&lt;/volume&gt;&lt;dates&gt;&lt;year&gt;2023&lt;/year&gt;&lt;/dates&gt;&lt;urls&gt;&lt;/urls&gt;&lt;electronic-resource-num&gt;10.1111/eva.13622&lt;/electronic-resource-num&gt;&lt;/record&gt;&lt;/Cite&gt;&lt;/EndNote&gt;</w:instrText>
      </w:r>
      <w:r>
        <w:fldChar w:fldCharType="separate"/>
      </w:r>
      <w:r>
        <w:rPr>
          <w:noProof/>
        </w:rPr>
        <w:t>(Willis et al., 2023)</w:t>
      </w:r>
      <w:r>
        <w:fldChar w:fldCharType="end"/>
      </w:r>
      <w:r w:rsidR="00C04A54">
        <w:t>.</w:t>
      </w:r>
    </w:p>
    <w:p w14:paraId="082735AA" w14:textId="04ACDB91" w:rsidR="00660CA8" w:rsidRDefault="00660CA8" w:rsidP="00660CA8">
      <w:pPr>
        <w:pStyle w:val="ListParagraph"/>
        <w:numPr>
          <w:ilvl w:val="1"/>
          <w:numId w:val="31"/>
        </w:numPr>
      </w:pPr>
      <w:r>
        <w:t xml:space="preserve">Overall, these results </w:t>
      </w:r>
      <w:r w:rsidR="002F77B9">
        <w:t xml:space="preserve">support our hypothesis that </w:t>
      </w:r>
      <w:r w:rsidR="002E5781">
        <w:t xml:space="preserve">increased </w:t>
      </w:r>
      <w:r w:rsidR="002F77B9">
        <w:t xml:space="preserve">selection against skip spawners is occurring </w:t>
      </w:r>
      <w:r w:rsidR="002E5781">
        <w:t>among Natural RS</w:t>
      </w:r>
      <w:r>
        <w:t>. Further research is needed to determine the cause of this change.</w:t>
      </w:r>
    </w:p>
    <w:p w14:paraId="32960069" w14:textId="77777777" w:rsidR="00660CA8" w:rsidRDefault="00660CA8" w:rsidP="00C04A54"/>
    <w:p w14:paraId="18EB4487" w14:textId="77777777" w:rsidR="00D40A02" w:rsidRDefault="00D40A02">
      <w:r>
        <w:br w:type="page"/>
      </w:r>
    </w:p>
    <w:p w14:paraId="4C887C55" w14:textId="5B0639FB" w:rsidR="00610673" w:rsidRDefault="00610673" w:rsidP="00610673">
      <w:r w:rsidRPr="000E23DE">
        <w:lastRenderedPageBreak/>
        <w:t xml:space="preserve">Scaling a </w:t>
      </w:r>
      <w:proofErr w:type="spellStart"/>
      <w:r w:rsidRPr="000E23DE">
        <w:t>kelt</w:t>
      </w:r>
      <w:proofErr w:type="spellEnd"/>
      <w:r w:rsidRPr="000E23DE">
        <w:t xml:space="preserve"> reconditioning project</w:t>
      </w:r>
    </w:p>
    <w:p w14:paraId="2B16A617" w14:textId="77777777" w:rsidR="00610673" w:rsidRPr="000E23DE" w:rsidRDefault="00610673" w:rsidP="00610673"/>
    <w:p w14:paraId="2C1951FD" w14:textId="667D3E1C" w:rsidR="00F34983" w:rsidRPr="00AF3C56" w:rsidRDefault="00610673" w:rsidP="00AF3C56">
      <w:pPr>
        <w:pStyle w:val="ListParagraph"/>
        <w:numPr>
          <w:ilvl w:val="0"/>
          <w:numId w:val="6"/>
        </w:numPr>
        <w:rPr>
          <w:b/>
          <w:bCs/>
        </w:rPr>
      </w:pPr>
      <w:commentRangeStart w:id="18"/>
      <w:r w:rsidRPr="00E90AA8">
        <w:rPr>
          <w:b/>
          <w:bCs/>
        </w:rPr>
        <w:t xml:space="preserve">Approximately </w:t>
      </w:r>
      <w:r>
        <w:rPr>
          <w:b/>
          <w:bCs/>
        </w:rPr>
        <w:t>1/3</w:t>
      </w:r>
      <w:r w:rsidRPr="00E90AA8">
        <w:rPr>
          <w:b/>
          <w:bCs/>
        </w:rPr>
        <w:t xml:space="preserve"> of </w:t>
      </w:r>
      <w:proofErr w:type="spellStart"/>
      <w:r>
        <w:rPr>
          <w:b/>
          <w:bCs/>
        </w:rPr>
        <w:t>kelts</w:t>
      </w:r>
      <w:proofErr w:type="spellEnd"/>
      <w:r w:rsidRPr="00E90AA8">
        <w:rPr>
          <w:b/>
          <w:bCs/>
        </w:rPr>
        <w:t xml:space="preserve"> </w:t>
      </w:r>
      <w:r w:rsidR="00AF3C56">
        <w:rPr>
          <w:b/>
          <w:bCs/>
        </w:rPr>
        <w:t xml:space="preserve">(28%) </w:t>
      </w:r>
      <w:r w:rsidRPr="00087E26">
        <w:rPr>
          <w:b/>
          <w:bCs/>
        </w:rPr>
        <w:t>collected</w:t>
      </w:r>
      <w:r w:rsidRPr="00E90AA8">
        <w:rPr>
          <w:b/>
          <w:bCs/>
        </w:rPr>
        <w:t xml:space="preserve"> </w:t>
      </w:r>
      <w:r>
        <w:rPr>
          <w:b/>
          <w:bCs/>
        </w:rPr>
        <w:t>from the river were detected migrating upstream after release</w:t>
      </w:r>
      <w:commentRangeEnd w:id="18"/>
      <w:r w:rsidR="00431EF2">
        <w:rPr>
          <w:rStyle w:val="CommentReference"/>
        </w:rPr>
        <w:commentReference w:id="18"/>
      </w:r>
      <w:r w:rsidR="007A6908">
        <w:rPr>
          <w:b/>
          <w:bCs/>
        </w:rPr>
        <w:t xml:space="preserve">, </w:t>
      </w:r>
      <w:r w:rsidR="007A6908" w:rsidRPr="00AF3C56">
        <w:rPr>
          <w:u w:val="single"/>
        </w:rPr>
        <w:t>thus having the opportunity to contribute to the population.</w:t>
      </w:r>
    </w:p>
    <w:p w14:paraId="2B641ED3" w14:textId="7C7D73A7" w:rsidR="00087E26" w:rsidRDefault="00087E26" w:rsidP="00AF3C56">
      <w:pPr>
        <w:pStyle w:val="ListParagraph"/>
        <w:numPr>
          <w:ilvl w:val="1"/>
          <w:numId w:val="6"/>
        </w:numPr>
      </w:pPr>
      <w:r>
        <w:t xml:space="preserve">Consistent with 38% survival to release </w:t>
      </w:r>
      <w:r w:rsidR="00F34983">
        <w:t xml:space="preserve">in </w:t>
      </w:r>
      <w:r>
        <w:t>Yakima R.</w:t>
      </w:r>
      <w:r w:rsidR="00F34983">
        <w:t xml:space="preserve"> KRP</w:t>
      </w:r>
      <w:r>
        <w:t xml:space="preserve"> </w:t>
      </w:r>
      <w:r>
        <w:fldChar w:fldCharType="begin"/>
      </w:r>
      <w:r w:rsidR="005D5D59">
        <w:instrText xml:space="preserve"> ADDIN EN.CITE &lt;EndNote&gt;&lt;Cite&gt;&lt;Author&gt;Hatch&lt;/Author&gt;&lt;Year&gt;2013&lt;/Year&gt;&lt;RecNum&gt;196&lt;/RecNum&gt;&lt;DisplayText&gt;(Hatch et al., 2013)&lt;/DisplayText&gt;&lt;record&gt;&lt;rec-number&gt;196&lt;/rec-number&gt;&lt;foreign-keys&gt;&lt;key app="EN" db-id="ezaxarefqfvr55etf21xtfw1v9av0rftdw9f" timestamp="1521063461"&gt;196&lt;/key&gt;&lt;/foreign-keys&gt;&lt;ref-type name="Journal Article"&gt;17&lt;/ref-type&gt;&lt;contributors&gt;&lt;authors&gt;&lt;author&gt;Hatch, D. R.&lt;/author&gt;&lt;author&gt;Fast, D. E.&lt;/author&gt;&lt;author&gt;Bosch, W. J.&lt;/author&gt;&lt;author&gt;Blodgett, J. W.&lt;/author&gt;&lt;author&gt;Whiteaker, J. M.&lt;/author&gt;&lt;author&gt;Branstetter, R.&lt;/author&gt;&lt;author&gt;Pierce, A. L.&lt;/author&gt;&lt;/authors&gt;&lt;/contributors&gt;&lt;auth-address&gt;Columbia River Intertribal Fish Commiss, Portland, OR 97232 USA&amp;#xD;Yakama Nation Fisheries, Toppenish, WA 98948 USA&lt;/auth-address&gt;&lt;titles&gt;&lt;title&gt;&lt;style face="normal" font="default" size="100%"&gt;Survival and traits of reconditioned kelt steelhead &lt;/style&gt;&lt;style face="italic" font="default" size="100%"&gt;Oncorhynchus mykiss&lt;/style&gt;&lt;style face="normal" font="default" size="100%"&gt; in the Yakima River, Washington&lt;/style&gt;&lt;/title&gt;&lt;secondary-title&gt;North American Journal of Fisheries Management&lt;/secondary-title&gt;&lt;alt-title&gt;N. Am. J. Fish. Manage.&lt;/alt-title&gt;&lt;/titles&gt;&lt;periodical&gt;&lt;full-title&gt;North American Journal of Fisheries Management&lt;/full-title&gt;&lt;/periodical&gt;&lt;pages&gt;615-625&lt;/pages&gt;&lt;volume&gt;33&lt;/volume&gt;&lt;number&gt;3&lt;/number&gt;&lt;keywords&gt;&lt;keyword&gt;salmon salmo-salar&lt;/keyword&gt;&lt;keyword&gt;life-history&lt;/keyword&gt;&lt;keyword&gt;columbia river&lt;/keyword&gt;&lt;keyword&gt;chinook salmon&lt;/keyword&gt;&lt;keyword&gt;conservation&lt;/keyword&gt;&lt;keyword&gt;iteroparity&lt;/keyword&gt;&lt;keyword&gt;temperature&lt;/keyword&gt;&lt;keyword&gt;photoperiod&lt;/keyword&gt;&lt;keyword&gt;walbaum&lt;/keyword&gt;&lt;keyword&gt;fishes&lt;/keyword&gt;&lt;/keywords&gt;&lt;dates&gt;&lt;year&gt;2013&lt;/year&gt;&lt;pub-dates&gt;&lt;date&gt;Jun 1&lt;/date&gt;&lt;/pub-dates&gt;&lt;/dates&gt;&lt;isbn&gt;0275-5947&lt;/isbn&gt;&lt;accession-num&gt;WOS:000320021200018&lt;/accession-num&gt;&lt;urls&gt;&lt;related-urls&gt;&lt;url&gt;&amp;lt;Go to ISI&amp;gt;://WOS:000320021200018&lt;/url&gt;&lt;/related-urls&gt;&lt;/urls&gt;&lt;electronic-resource-num&gt;10.1080/02755947.2013.788586&lt;/electronic-resource-num&gt;&lt;language&gt;English&lt;/language&gt;&lt;/record&gt;&lt;/Cite&gt;&lt;/EndNote&gt;</w:instrText>
      </w:r>
      <w:r>
        <w:fldChar w:fldCharType="separate"/>
      </w:r>
      <w:r w:rsidR="005D5D59">
        <w:rPr>
          <w:noProof/>
        </w:rPr>
        <w:t>(Hatch et al., 2013)</w:t>
      </w:r>
      <w:r>
        <w:fldChar w:fldCharType="end"/>
      </w:r>
      <w:r w:rsidRPr="00087E26">
        <w:t xml:space="preserve"> </w:t>
      </w:r>
    </w:p>
    <w:p w14:paraId="566563DB" w14:textId="0831B6C0" w:rsidR="00AF3C56" w:rsidRDefault="00AF3C56" w:rsidP="00AF3C56">
      <w:pPr>
        <w:pStyle w:val="ListParagraph"/>
        <w:numPr>
          <w:ilvl w:val="1"/>
          <w:numId w:val="6"/>
        </w:numPr>
      </w:pPr>
      <w:proofErr w:type="spellStart"/>
      <w:r>
        <w:t>Kelt</w:t>
      </w:r>
      <w:proofErr w:type="spellEnd"/>
      <w:r>
        <w:t xml:space="preserve"> collected for reconditioning were detected migrating upstream at a much higher rate (28%) than those left in the river </w:t>
      </w:r>
      <w:r w:rsidRPr="00AF3C56">
        <w:t>(0.88%, present study)</w:t>
      </w:r>
    </w:p>
    <w:p w14:paraId="6B891A8D" w14:textId="3AFF3F8C" w:rsidR="00087E26" w:rsidRDefault="00087E26" w:rsidP="006C20B5"/>
    <w:p w14:paraId="068D0A86" w14:textId="5E48633D" w:rsidR="00610673" w:rsidRDefault="00AF3C56" w:rsidP="00AF3C56">
      <w:pPr>
        <w:pStyle w:val="ListParagraph"/>
        <w:numPr>
          <w:ilvl w:val="0"/>
          <w:numId w:val="6"/>
        </w:numPr>
      </w:pPr>
      <w:r>
        <w:t xml:space="preserve">Survival from collection to </w:t>
      </w:r>
      <w:r w:rsidR="002E5781">
        <w:t>post-</w:t>
      </w:r>
      <w:r>
        <w:t xml:space="preserve">release </w:t>
      </w:r>
      <w:r w:rsidR="002E5781">
        <w:t xml:space="preserve">detection </w:t>
      </w:r>
      <w:r>
        <w:t>(28%)</w:t>
      </w:r>
      <w:r w:rsidR="00610673" w:rsidRPr="00087E26">
        <w:t xml:space="preserve"> </w:t>
      </w:r>
      <w:r w:rsidR="00610673" w:rsidRPr="007A6908">
        <w:rPr>
          <w:u w:val="single"/>
        </w:rPr>
        <w:t xml:space="preserve">integrates mortality during the reconditioning process and fish that are not detected </w:t>
      </w:r>
      <w:r w:rsidR="007A6908" w:rsidRPr="007A6908">
        <w:rPr>
          <w:u w:val="single"/>
        </w:rPr>
        <w:t>migrating upstream after release.</w:t>
      </w:r>
    </w:p>
    <w:p w14:paraId="765C1A37" w14:textId="57EE3FA8" w:rsidR="006C4500" w:rsidRDefault="007A6908" w:rsidP="00AF3C56">
      <w:pPr>
        <w:pStyle w:val="ListParagraph"/>
        <w:numPr>
          <w:ilvl w:val="1"/>
          <w:numId w:val="6"/>
        </w:numPr>
      </w:pPr>
      <w:r>
        <w:t>M</w:t>
      </w:r>
      <w:r w:rsidR="006C4500">
        <w:t>ortality during reconditioning represent areas where the project could be improved</w:t>
      </w:r>
      <w:r>
        <w:t xml:space="preserve">, although this </w:t>
      </w:r>
      <w:proofErr w:type="gramStart"/>
      <w:r>
        <w:t>is considered to be</w:t>
      </w:r>
      <w:proofErr w:type="gramEnd"/>
      <w:r>
        <w:t xml:space="preserve"> a good result as is.</w:t>
      </w:r>
    </w:p>
    <w:p w14:paraId="44C2634F" w14:textId="27CD4A6A" w:rsidR="007A6908" w:rsidRPr="00E47170" w:rsidRDefault="007A6908" w:rsidP="00AF3C56">
      <w:pPr>
        <w:pStyle w:val="ListParagraph"/>
        <w:numPr>
          <w:ilvl w:val="1"/>
          <w:numId w:val="6"/>
        </w:numPr>
        <w:rPr>
          <w:b/>
          <w:bCs/>
        </w:rPr>
      </w:pPr>
      <w:r w:rsidRPr="007A6908">
        <w:t>Not all released fish are expected to go upstream.</w:t>
      </w:r>
      <w:r>
        <w:rPr>
          <w:b/>
          <w:bCs/>
        </w:rPr>
        <w:t xml:space="preserve"> </w:t>
      </w:r>
      <w:r w:rsidRPr="002D30C2">
        <w:rPr>
          <w:b/>
          <w:bCs/>
        </w:rPr>
        <w:t xml:space="preserve">93% of </w:t>
      </w:r>
      <w:r w:rsidRPr="00E47170">
        <w:rPr>
          <w:b/>
          <w:bCs/>
        </w:rPr>
        <w:t xml:space="preserve">released </w:t>
      </w:r>
      <w:r w:rsidR="00AF3C56">
        <w:rPr>
          <w:b/>
          <w:bCs/>
        </w:rPr>
        <w:t>that were determined to be</w:t>
      </w:r>
      <w:r w:rsidRPr="00E47170">
        <w:rPr>
          <w:b/>
          <w:bCs/>
        </w:rPr>
        <w:t xml:space="preserve"> reproductively ready</w:t>
      </w:r>
      <w:r>
        <w:rPr>
          <w:b/>
          <w:bCs/>
        </w:rPr>
        <w:t xml:space="preserve"> were</w:t>
      </w:r>
      <w:r w:rsidRPr="00E47170">
        <w:rPr>
          <w:b/>
          <w:bCs/>
        </w:rPr>
        <w:t xml:space="preserve"> detected migrating up</w:t>
      </w:r>
      <w:r>
        <w:rPr>
          <w:b/>
          <w:bCs/>
        </w:rPr>
        <w:t>.</w:t>
      </w:r>
    </w:p>
    <w:p w14:paraId="3292CCAA" w14:textId="6EEC609C" w:rsidR="007A6908" w:rsidRDefault="00AF3C56" w:rsidP="00AF3C56">
      <w:pPr>
        <w:pStyle w:val="ListParagraph"/>
        <w:numPr>
          <w:ilvl w:val="2"/>
          <w:numId w:val="6"/>
        </w:numPr>
      </w:pPr>
      <w:r>
        <w:t>H</w:t>
      </w:r>
      <w:r w:rsidR="007A6908">
        <w:t>igh upstream detection rates of re-maturing females after release from the KRP is consistent with</w:t>
      </w:r>
      <w:del w:id="19" w:author="Mike Ackerman" w:date="2026-02-03T13:35:00Z">
        <w:r w:rsidR="007A6908" w:rsidDel="00431EF2">
          <w:delText xml:space="preserve"> consistent</w:delText>
        </w:r>
      </w:del>
      <w:r w:rsidR="007A6908">
        <w:t xml:space="preserve"> detection of </w:t>
      </w:r>
      <w:proofErr w:type="spellStart"/>
      <w:r w:rsidR="007A6908">
        <w:t>rematuring</w:t>
      </w:r>
      <w:proofErr w:type="spellEnd"/>
      <w:r w:rsidR="007A6908">
        <w:t xml:space="preserve"> fish migrating toward spawning areas after release from the Yakima R. KRP </w:t>
      </w:r>
      <w:r w:rsidR="007A6908">
        <w:fldChar w:fldCharType="begin"/>
      </w:r>
      <w:r w:rsidR="005D5D59">
        <w:instrText xml:space="preserve"> ADDIN EN.CITE &lt;EndNote&gt;&lt;Cite&gt;&lt;Author&gt;Pierce&lt;/Author&gt;&lt;Year&gt;2017&lt;/Year&gt;&lt;RecNum&gt;116&lt;/RecNum&gt;&lt;DisplayText&gt;(Pierce et al., 2017)&lt;/DisplayText&gt;&lt;record&gt;&lt;rec-number&gt;116&lt;/rec-number&gt;&lt;foreign-keys&gt;&lt;key app="EN" db-id="ezaxarefqfvr55etf21xtfw1v9av0rftdw9f" timestamp="1516050155"&gt;116&lt;/key&gt;&lt;/foreign-keys&gt;&lt;ref-type name="Journal Article"&gt;17&lt;/ref-type&gt;&lt;contributors&gt;&lt;authors&gt;&lt;author&gt;Pierce, A.L.&lt;/author&gt;&lt;author&gt;Blodgett, J.W.&lt;/author&gt;&lt;author&gt;Cavileer, T.D.&lt;/author&gt;&lt;author&gt;Medeiros, L.R.&lt;/author&gt;&lt;author&gt;Boyce, J.&lt;/author&gt;&lt;author&gt;Caldwell, L.K.&lt;/author&gt;&lt;author&gt;Bosch, W.J.&lt;/author&gt;&lt;author&gt;Branstetter, R.&lt;/author&gt;&lt;author&gt;Fast, D.E.&lt;/author&gt;&lt;author&gt;Hatch, D.R.&lt;/author&gt;&lt;author&gt;Nagler, J.J.&lt;/author&gt;&lt;/authors&gt;&lt;/contributors&gt;&lt;titles&gt;&lt;title&gt;Reproductive development in captive reconditioned female steelhead kelts: evidence for consecutive and skip spawning life histories&lt;/title&gt;&lt;secondary-title&gt;Canadian Journal of Fisheries and Aquatic Sciences&lt;/secondary-title&gt;&lt;alt-title&gt;Can. J. Fish. Aquat. Sci.&lt;/alt-title&gt;&lt;/titles&gt;&lt;periodical&gt;&lt;full-title&gt;Canadian Journal of Fisheries and Aquatic Sciences&lt;/full-title&gt;&lt;/periodical&gt;&lt;pages&gt;1049-1060&lt;/pages&gt;&lt;volume&gt;74&lt;/volume&gt;&lt;number&gt;7&lt;/number&gt;&lt;dates&gt;&lt;year&gt;2017&lt;/year&gt;&lt;/dates&gt;&lt;isbn&gt;0706-652X&amp;#xD;1205-7533&lt;/isbn&gt;&lt;urls&gt;&lt;/urls&gt;&lt;electronic-resource-num&gt;10.1139/cjfas-2016-0065&lt;/electronic-resource-num&gt;&lt;/record&gt;&lt;/Cite&gt;&lt;/EndNote&gt;</w:instrText>
      </w:r>
      <w:r w:rsidR="007A6908">
        <w:fldChar w:fldCharType="separate"/>
      </w:r>
      <w:r w:rsidR="005D5D59">
        <w:rPr>
          <w:noProof/>
        </w:rPr>
        <w:t>(Pierce et al., 2017)</w:t>
      </w:r>
      <w:r w:rsidR="007A6908">
        <w:fldChar w:fldCharType="end"/>
      </w:r>
      <w:r w:rsidR="007A6908">
        <w:t>.</w:t>
      </w:r>
    </w:p>
    <w:p w14:paraId="5CB94945" w14:textId="0FB6A4AA" w:rsidR="002E5781" w:rsidRPr="005700CF" w:rsidRDefault="00043CAC" w:rsidP="00AF3C56">
      <w:pPr>
        <w:pStyle w:val="ListParagraph"/>
        <w:numPr>
          <w:ilvl w:val="2"/>
          <w:numId w:val="6"/>
        </w:numPr>
      </w:pPr>
      <w:r>
        <w:t xml:space="preserve">A few </w:t>
      </w:r>
      <w:r w:rsidR="002E5781">
        <w:t>fish are released which are not reproductively ready</w:t>
      </w:r>
      <w:r w:rsidR="00C04A54">
        <w:t xml:space="preserve"> (s</w:t>
      </w:r>
      <w:r>
        <w:t>kip spawners held for 18 months</w:t>
      </w:r>
      <w:r w:rsidR="00C34CBC">
        <w:t>)</w:t>
      </w:r>
      <w:r w:rsidR="009936CC">
        <w:t xml:space="preserve"> </w:t>
      </w:r>
      <w:r>
        <w:t xml:space="preserve">and fish where </w:t>
      </w:r>
      <w:r w:rsidR="00C34CBC">
        <w:t>maturation</w:t>
      </w:r>
      <w:r>
        <w:t xml:space="preserve"> status is not available.</w:t>
      </w:r>
    </w:p>
    <w:p w14:paraId="101DF787" w14:textId="77777777" w:rsidR="007A6908" w:rsidRDefault="007A6908" w:rsidP="007A6908">
      <w:pPr>
        <w:pStyle w:val="ListParagraph"/>
        <w:ind w:left="2160"/>
      </w:pPr>
    </w:p>
    <w:p w14:paraId="1A9F23CA" w14:textId="7835A2C7" w:rsidR="006C4500" w:rsidRDefault="006C4500" w:rsidP="00AF3C56">
      <w:pPr>
        <w:pStyle w:val="ListParagraph"/>
        <w:numPr>
          <w:ilvl w:val="0"/>
          <w:numId w:val="6"/>
        </w:numPr>
      </w:pPr>
      <w:r>
        <w:t xml:space="preserve">Regardless, can use this </w:t>
      </w:r>
      <w:r w:rsidR="007A6908">
        <w:t>proportion</w:t>
      </w:r>
      <w:r>
        <w:t xml:space="preserve"> (nearly 1/3) to scale a reconditioning project to the desired impact – collect 3x </w:t>
      </w:r>
      <w:r w:rsidR="007A6908">
        <w:t xml:space="preserve">as many fish as the number </w:t>
      </w:r>
      <w:r>
        <w:t>what you would like to see migrate upstream as RS</w:t>
      </w:r>
      <w:r w:rsidR="007A6908">
        <w:t>.</w:t>
      </w:r>
    </w:p>
    <w:p w14:paraId="5E028193" w14:textId="2C6B2314" w:rsidR="006C4500" w:rsidRDefault="00087E26" w:rsidP="006C4500">
      <w:pPr>
        <w:pStyle w:val="ListParagraph"/>
        <w:numPr>
          <w:ilvl w:val="2"/>
          <w:numId w:val="6"/>
        </w:numPr>
      </w:pPr>
      <w:r>
        <w:t xml:space="preserve">In the Snake, there are plenty of </w:t>
      </w:r>
      <w:proofErr w:type="spellStart"/>
      <w:r>
        <w:t>kelts</w:t>
      </w:r>
      <w:proofErr w:type="spellEnd"/>
      <w:r>
        <w:t xml:space="preserve"> are available to be collected for </w:t>
      </w:r>
      <w:r w:rsidR="007A6908">
        <w:t>R</w:t>
      </w:r>
      <w:r>
        <w:t>econditioning so could scale the impact as high as desired.</w:t>
      </w:r>
    </w:p>
    <w:p w14:paraId="5C26CF77" w14:textId="6090A87B" w:rsidR="002E5781" w:rsidRDefault="002E5781" w:rsidP="006C4500">
      <w:pPr>
        <w:pStyle w:val="ListParagraph"/>
        <w:numPr>
          <w:ilvl w:val="2"/>
          <w:numId w:val="6"/>
        </w:numPr>
      </w:pPr>
      <w:r>
        <w:t>Provided that ways to collect fish can be found.</w:t>
      </w:r>
    </w:p>
    <w:p w14:paraId="5EFB9E63" w14:textId="77777777" w:rsidR="00087E26" w:rsidRDefault="00087E26" w:rsidP="00087E26">
      <w:pPr>
        <w:pStyle w:val="ListParagraph"/>
        <w:ind w:left="3600"/>
      </w:pPr>
    </w:p>
    <w:p w14:paraId="34D1FF84" w14:textId="77777777" w:rsidR="00087E26" w:rsidRPr="00087E26" w:rsidRDefault="00087E26" w:rsidP="00087E26"/>
    <w:p w14:paraId="25AD636A" w14:textId="77777777" w:rsidR="00610673" w:rsidRDefault="00610673">
      <w:r>
        <w:br w:type="page"/>
      </w:r>
    </w:p>
    <w:p w14:paraId="2DD90ECA" w14:textId="6F18CE40" w:rsidR="00316BA0" w:rsidRDefault="00F71E6F" w:rsidP="00F71E6F">
      <w:r w:rsidRPr="00F71E6F">
        <w:lastRenderedPageBreak/>
        <w:t>C</w:t>
      </w:r>
      <w:r w:rsidR="00F71E2E" w:rsidRPr="00F71E6F">
        <w:t xml:space="preserve">ontributions to </w:t>
      </w:r>
      <w:r w:rsidR="00F70CBC">
        <w:t>steelhead recovery</w:t>
      </w:r>
    </w:p>
    <w:p w14:paraId="3770C714" w14:textId="77777777" w:rsidR="00865F6E" w:rsidRPr="00F71E6F" w:rsidRDefault="00865F6E" w:rsidP="00F71E6F"/>
    <w:p w14:paraId="78E4CFAD" w14:textId="35577205" w:rsidR="004355C8" w:rsidRDefault="005700CF" w:rsidP="00434105">
      <w:pPr>
        <w:pStyle w:val="ListParagraph"/>
        <w:numPr>
          <w:ilvl w:val="0"/>
          <w:numId w:val="5"/>
        </w:numPr>
        <w:rPr>
          <w:b/>
          <w:bCs/>
        </w:rPr>
      </w:pPr>
      <w:r>
        <w:rPr>
          <w:b/>
          <w:bCs/>
        </w:rPr>
        <w:t xml:space="preserve">Repeat spawners </w:t>
      </w:r>
      <w:r w:rsidR="00AD3213">
        <w:rPr>
          <w:b/>
          <w:bCs/>
        </w:rPr>
        <w:t>made up</w:t>
      </w:r>
      <w:r>
        <w:rPr>
          <w:b/>
          <w:bCs/>
        </w:rPr>
        <w:t xml:space="preserve"> </w:t>
      </w:r>
      <w:r w:rsidR="00AD3213">
        <w:rPr>
          <w:b/>
          <w:bCs/>
        </w:rPr>
        <w:t>&gt;2% of the</w:t>
      </w:r>
      <w:r w:rsidR="003460F9">
        <w:rPr>
          <w:b/>
          <w:bCs/>
        </w:rPr>
        <w:t xml:space="preserve"> spawning population each year</w:t>
      </w:r>
      <w:r w:rsidR="00472CBA">
        <w:rPr>
          <w:b/>
          <w:bCs/>
        </w:rPr>
        <w:t xml:space="preserve"> (SY 2017-2021)</w:t>
      </w:r>
      <w:r w:rsidR="003460F9">
        <w:rPr>
          <w:b/>
          <w:bCs/>
        </w:rPr>
        <w:t>.</w:t>
      </w:r>
      <w:r w:rsidR="00AD3213">
        <w:rPr>
          <w:b/>
          <w:bCs/>
        </w:rPr>
        <w:t xml:space="preserve"> </w:t>
      </w:r>
      <w:r w:rsidR="004D7955" w:rsidRPr="00AD3213">
        <w:rPr>
          <w:b/>
          <w:bCs/>
        </w:rPr>
        <w:t>N</w:t>
      </w:r>
      <w:r w:rsidR="002E2A87" w:rsidRPr="00AD3213">
        <w:rPr>
          <w:b/>
          <w:bCs/>
        </w:rPr>
        <w:t xml:space="preserve">atural RS </w:t>
      </w:r>
      <w:r w:rsidR="00F76F72" w:rsidRPr="00AD3213">
        <w:rPr>
          <w:b/>
          <w:bCs/>
        </w:rPr>
        <w:t>ma</w:t>
      </w:r>
      <w:r w:rsidR="00472CBA" w:rsidRPr="00AD3213">
        <w:rPr>
          <w:b/>
          <w:bCs/>
        </w:rPr>
        <w:t>d</w:t>
      </w:r>
      <w:r w:rsidR="00F76F72" w:rsidRPr="00AD3213">
        <w:rPr>
          <w:b/>
          <w:bCs/>
        </w:rPr>
        <w:t xml:space="preserve">e up 1.3% </w:t>
      </w:r>
      <w:r w:rsidR="00AD3213">
        <w:rPr>
          <w:b/>
          <w:bCs/>
        </w:rPr>
        <w:t>a</w:t>
      </w:r>
      <w:r w:rsidR="00F70CBC" w:rsidRPr="00AD3213">
        <w:rPr>
          <w:b/>
          <w:bCs/>
        </w:rPr>
        <w:t xml:space="preserve">nd </w:t>
      </w:r>
      <w:r w:rsidR="00D179CA" w:rsidRPr="00AD3213">
        <w:rPr>
          <w:b/>
          <w:bCs/>
        </w:rPr>
        <w:t>R</w:t>
      </w:r>
      <w:r w:rsidR="00F70CBC" w:rsidRPr="00AD3213">
        <w:rPr>
          <w:b/>
          <w:bCs/>
        </w:rPr>
        <w:t xml:space="preserve">econditioned RS </w:t>
      </w:r>
      <w:r w:rsidR="00AD3213" w:rsidRPr="00AD3213">
        <w:rPr>
          <w:b/>
          <w:bCs/>
        </w:rPr>
        <w:t>(at research scale)</w:t>
      </w:r>
      <w:r w:rsidR="00AD3213">
        <w:rPr>
          <w:b/>
          <w:bCs/>
        </w:rPr>
        <w:t xml:space="preserve"> </w:t>
      </w:r>
      <w:r w:rsidR="00E0485C" w:rsidRPr="00AD3213">
        <w:rPr>
          <w:b/>
          <w:bCs/>
        </w:rPr>
        <w:t>made up 0.8%.</w:t>
      </w:r>
    </w:p>
    <w:p w14:paraId="73262F9F" w14:textId="77777777" w:rsidR="00434105" w:rsidRPr="00434105" w:rsidRDefault="00434105" w:rsidP="00434105">
      <w:pPr>
        <w:pStyle w:val="ListParagraph"/>
        <w:rPr>
          <w:b/>
          <w:bCs/>
        </w:rPr>
      </w:pPr>
    </w:p>
    <w:p w14:paraId="0525CF27" w14:textId="0D8F4B13" w:rsidR="004355C8" w:rsidRDefault="0056206C" w:rsidP="009E7E03">
      <w:pPr>
        <w:pStyle w:val="ListParagraph"/>
        <w:numPr>
          <w:ilvl w:val="0"/>
          <w:numId w:val="34"/>
        </w:numPr>
      </w:pPr>
      <w:r>
        <w:t>RS rates may have always been low, historically making up</w:t>
      </w:r>
      <w:r w:rsidR="002E1F2D">
        <w:t xml:space="preserve"> 2-4% in the Lower Columbia River </w:t>
      </w:r>
      <w:r w:rsidR="006262AA">
        <w:fldChar w:fldCharType="begin"/>
      </w:r>
      <w:r w:rsidR="005D5D59">
        <w:instrText xml:space="preserve"> ADDIN EN.CITE &lt;EndNote&gt;&lt;Cite&gt;&lt;Author&gt;Long&lt;/Author&gt;&lt;Year&gt;1937&lt;/Year&gt;&lt;RecNum&gt;1756&lt;/RecNum&gt;&lt;DisplayText&gt;(Long &amp;amp; Griffin, 1937)&lt;/DisplayText&gt;&lt;record&gt;&lt;rec-number&gt;1756&lt;/rec-number&gt;&lt;foreign-keys&gt;&lt;key app="EN" db-id="ezaxarefqfvr55etf21xtfw1v9av0rftdw9f" timestamp="1763054726"&gt;1756&lt;/key&gt;&lt;/foreign-keys&gt;&lt;ref-type name="Journal Article"&gt;17&lt;/ref-type&gt;&lt;contributors&gt;&lt;authors&gt;&lt;author&gt;Long, J. B.&lt;/author&gt;&lt;author&gt;Griffin, L. E.&lt;/author&gt;&lt;/authors&gt;&lt;/contributors&gt;&lt;titles&gt;&lt;title&gt;Spawning and migratory habits of Columbia River steelhead trout as determined by scale studies.&lt;/title&gt;&lt;secondary-title&gt;Copeia&lt;/secondary-title&gt;&lt;/titles&gt;&lt;periodical&gt;&lt;full-title&gt;Copeia&lt;/full-title&gt;&lt;abbr-1&gt;Copeia&lt;/abbr-1&gt;&lt;/periodical&gt;&lt;pages&gt;62&lt;/pages&gt;&lt;number&gt;1937&lt;/number&gt;&lt;dates&gt;&lt;year&gt;1937&lt;/year&gt;&lt;/dates&gt;&lt;urls&gt;&lt;/urls&gt;&lt;/record&gt;&lt;/Cite&gt;&lt;/EndNote&gt;</w:instrText>
      </w:r>
      <w:r w:rsidR="006262AA">
        <w:fldChar w:fldCharType="separate"/>
      </w:r>
      <w:r w:rsidR="005D5D59">
        <w:rPr>
          <w:noProof/>
        </w:rPr>
        <w:t>(Long &amp; Griffin, 1937)</w:t>
      </w:r>
      <w:r w:rsidR="006262AA">
        <w:fldChar w:fldCharType="end"/>
      </w:r>
      <w:r w:rsidR="002E1F2D">
        <w:t xml:space="preserve"> and in the Clearwater River </w:t>
      </w:r>
      <w:r w:rsidR="006262AA">
        <w:fldChar w:fldCharType="begin"/>
      </w:r>
      <w:r w:rsidR="005D5D59">
        <w:instrText xml:space="preserve"> ADDIN EN.CITE &lt;EndNote&gt;&lt;Cite&gt;&lt;Author&gt;Whitt&lt;/Author&gt;&lt;Year&gt;1954&lt;/Year&gt;&lt;RecNum&gt;1755&lt;/RecNum&gt;&lt;DisplayText&gt;(Whitt, 1954)&lt;/DisplayText&gt;&lt;record&gt;&lt;rec-number&gt;1755&lt;/rec-number&gt;&lt;foreign-keys&gt;&lt;key app="EN" db-id="ezaxarefqfvr55etf21xtfw1v9av0rftdw9f" timestamp="1763054591"&gt;1755&lt;/key&gt;&lt;/foreign-keys&gt;&lt;ref-type name="Thesis"&gt;32&lt;/ref-type&gt;&lt;contributors&gt;&lt;authors&gt;&lt;author&gt;Whitt, C. R.&lt;/author&gt;&lt;/authors&gt;&lt;/contributors&gt;&lt;titles&gt;&lt;title&gt;The age, growth, and migration of steelhead trout in the Clearwater River, Idaho.&lt;/title&gt;&lt;/titles&gt;&lt;volume&gt;Master’s thesis&lt;/volume&gt;&lt;dates&gt;&lt;year&gt;1954&lt;/year&gt;&lt;/dates&gt;&lt;publisher&gt;University of Idaho, Moscow.&lt;/publisher&gt;&lt;urls&gt;&lt;/urls&gt;&lt;/record&gt;&lt;/Cite&gt;&lt;/EndNote&gt;</w:instrText>
      </w:r>
      <w:r w:rsidR="006262AA">
        <w:fldChar w:fldCharType="separate"/>
      </w:r>
      <w:r w:rsidR="005D5D59">
        <w:rPr>
          <w:noProof/>
        </w:rPr>
        <w:t>(Whitt, 1954)</w:t>
      </w:r>
      <w:r w:rsidR="006262AA">
        <w:fldChar w:fldCharType="end"/>
      </w:r>
      <w:r>
        <w:t>,</w:t>
      </w:r>
      <w:r w:rsidR="00A32E30">
        <w:t xml:space="preserve"> </w:t>
      </w:r>
    </w:p>
    <w:p w14:paraId="032B7131" w14:textId="22F61B68" w:rsidR="009E7E03" w:rsidRDefault="009E7E03" w:rsidP="009E7E03">
      <w:pPr>
        <w:pStyle w:val="ListParagraph"/>
        <w:numPr>
          <w:ilvl w:val="0"/>
          <w:numId w:val="34"/>
        </w:numPr>
      </w:pPr>
      <w:r>
        <w:t>However</w:t>
      </w:r>
      <w:r w:rsidR="00AD3213">
        <w:t>,</w:t>
      </w:r>
      <w:r w:rsidR="0056206C">
        <w:t xml:space="preserve"> </w:t>
      </w:r>
      <w:r w:rsidR="00AC39F5" w:rsidRPr="00434105">
        <w:rPr>
          <w:u w:val="single"/>
        </w:rPr>
        <w:t xml:space="preserve">despite </w:t>
      </w:r>
      <w:r w:rsidRPr="00434105">
        <w:rPr>
          <w:u w:val="single"/>
        </w:rPr>
        <w:t xml:space="preserve">making up a small % of the spawning run, </w:t>
      </w:r>
      <w:r w:rsidR="0056206C" w:rsidRPr="00434105">
        <w:rPr>
          <w:u w:val="single"/>
        </w:rPr>
        <w:t xml:space="preserve">RS </w:t>
      </w:r>
      <w:r w:rsidR="004355C8" w:rsidRPr="00434105">
        <w:rPr>
          <w:u w:val="single"/>
        </w:rPr>
        <w:t xml:space="preserve">(Natural and Reconditioned) </w:t>
      </w:r>
      <w:r w:rsidR="0056206C" w:rsidRPr="00434105">
        <w:rPr>
          <w:u w:val="single"/>
        </w:rPr>
        <w:t xml:space="preserve">provide a </w:t>
      </w:r>
      <w:r w:rsidRPr="00434105">
        <w:rPr>
          <w:u w:val="single"/>
        </w:rPr>
        <w:t>benefits such as increased</w:t>
      </w:r>
      <w:r w:rsidRPr="009E7E03">
        <w:rPr>
          <w:u w:val="single"/>
        </w:rPr>
        <w:t xml:space="preserve"> </w:t>
      </w:r>
      <w:r w:rsidR="00434105">
        <w:rPr>
          <w:u w:val="single"/>
        </w:rPr>
        <w:t xml:space="preserve">population </w:t>
      </w:r>
      <w:r w:rsidRPr="009E7E03">
        <w:rPr>
          <w:u w:val="single"/>
        </w:rPr>
        <w:t xml:space="preserve">stability, </w:t>
      </w:r>
      <w:r w:rsidR="005362BA">
        <w:t xml:space="preserve">by allowing for </w:t>
      </w:r>
      <w:r w:rsidR="006D27F2">
        <w:t>spawning</w:t>
      </w:r>
      <w:r w:rsidR="005362BA">
        <w:t xml:space="preserve"> across cohorts</w:t>
      </w:r>
      <w:r>
        <w:t>, or a portfolio effect, which safeguards against low recruitment periods</w:t>
      </w:r>
      <w:r w:rsidR="005362BA">
        <w:t xml:space="preserve"> </w:t>
      </w:r>
      <w:r w:rsidR="00C40630">
        <w:fldChar w:fldCharType="begin">
          <w:fldData xml:space="preserve">PEVuZE5vdGU+PENpdGU+PEF1dGhvcj5Nb29yZTwvQXV0aG9yPjxZZWFyPjIwMTQ8L1llYXI+PFJl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</w:fldData>
        </w:fldChar>
      </w:r>
      <w:r w:rsidR="005D5D59">
        <w:instrText xml:space="preserve"> ADDIN EN.CITE </w:instrText>
      </w:r>
      <w:r w:rsidR="005D5D59">
        <w:fldChar w:fldCharType="begin">
          <w:fldData xml:space="preserve">PEVuZE5vdGU+PENpdGU+PEF1dGhvcj5Nb29yZTwvQXV0aG9yPjxZZWFyPjIwMTQ8L1llYXI+PFJl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</w:fldData>
        </w:fldChar>
      </w:r>
      <w:r w:rsidR="005D5D59">
        <w:instrText xml:space="preserve"> ADDIN EN.CITE.DATA </w:instrText>
      </w:r>
      <w:r w:rsidR="005D5D59">
        <w:fldChar w:fldCharType="end"/>
      </w:r>
      <w:r w:rsidR="00C40630">
        <w:fldChar w:fldCharType="separate"/>
      </w:r>
      <w:r w:rsidR="005D5D59">
        <w:rPr>
          <w:noProof/>
        </w:rPr>
        <w:t>(Moore et al., 2014)</w:t>
      </w:r>
      <w:r w:rsidR="00C40630">
        <w:fldChar w:fldCharType="end"/>
      </w:r>
      <w:r w:rsidR="002B1DCA">
        <w:t xml:space="preserve">, thus </w:t>
      </w:r>
      <w:r w:rsidR="002B1DCA" w:rsidRPr="002B1DCA">
        <w:t>increasing persistence</w:t>
      </w:r>
      <w:r>
        <w:t>.</w:t>
      </w:r>
      <w:r w:rsidR="0093118B">
        <w:t xml:space="preserve"> </w:t>
      </w:r>
    </w:p>
    <w:p w14:paraId="4194CFCA" w14:textId="77777777" w:rsidR="009E7E03" w:rsidRDefault="009E7E03" w:rsidP="009E7E03">
      <w:pPr>
        <w:pStyle w:val="ListParagraph"/>
        <w:numPr>
          <w:ilvl w:val="2"/>
          <w:numId w:val="5"/>
        </w:numPr>
      </w:pPr>
      <w:r>
        <w:t xml:space="preserve">There is potential for RS to have a </w:t>
      </w:r>
      <w:r w:rsidRPr="00D465CC">
        <w:rPr>
          <w:u w:val="single"/>
        </w:rPr>
        <w:t>greater relative contribution</w:t>
      </w:r>
      <w:r>
        <w:t xml:space="preserve"> in poor recruitment years. This depends on whether environmental factors are equally impacting first time spawners and repeat spawners.</w:t>
      </w:r>
    </w:p>
    <w:p w14:paraId="04F451ED" w14:textId="6CBCDD09" w:rsidR="009E7E03" w:rsidRDefault="009E7E03" w:rsidP="009E7E03">
      <w:pPr>
        <w:pStyle w:val="ListParagraph"/>
        <w:numPr>
          <w:ilvl w:val="3"/>
          <w:numId w:val="5"/>
        </w:numPr>
      </w:pPr>
      <w:r>
        <w:t xml:space="preserve">In Atlantic salmon, relative contribution of repeat spawners increased in years of low maiden returns </w:t>
      </w:r>
      <w:r>
        <w:fldChar w:fldCharType="begin"/>
      </w:r>
      <w:r w:rsidR="005D5D59">
        <w:instrText xml:space="preserve"> ADDIN EN.CITE &lt;EndNote&gt;&lt;Cite&gt;&lt;Author&gt;Bordeleau&lt;/Author&gt;&lt;Year&gt;2020&lt;/Year&gt;&lt;RecNum&gt;1737&lt;/RecNum&gt;&lt;DisplayText&gt;(Bordeleau et al., 2020)&lt;/DisplayText&gt;&lt;record&gt;&lt;rec-number&gt;1737&lt;/rec-number&gt;&lt;foreign-keys&gt;&lt;key app="EN" db-id="ezaxarefqfvr55etf21xtfw1v9av0rftdw9f" timestamp="1762898198"&gt;1737&lt;/key&gt;&lt;/foreign-keys&gt;&lt;ref-type name="Journal Article"&gt;17&lt;/ref-type&gt;&lt;contributors&gt;&lt;authors&gt;&lt;author&gt;Bordeleau, X.&lt;/author&gt;&lt;author&gt;Pardo, S. A.&lt;/author&gt;&lt;author&gt;Chaput, G.&lt;/author&gt;&lt;author&gt;April, J.&lt;/author&gt;&lt;author&gt;Dempson, B.&lt;/author&gt;&lt;author&gt;Robertson, M.&lt;/author&gt;&lt;author&gt;Levy, A.&lt;/author&gt;&lt;author&gt;Jones, R.&lt;/author&gt;&lt;author&gt;Hutchings, J. A.&lt;/author&gt;&lt;author&gt;Whoriskey, F. G.&lt;/author&gt;&lt;author&gt;Crossin, G. T.&lt;/author&gt;&lt;/authors&gt;&lt;/contributors&gt;&lt;titles&gt;&lt;title&gt;Spatio-temporal trends in the importance of iteroparity across Atlantic salmon populations of the northwest Atlantic&lt;/title&gt;&lt;secondary-title&gt;ICES Journal of Marine Science&lt;/secondary-title&gt;&lt;/titles&gt;&lt;periodical&gt;&lt;full-title&gt;ICES Journal of Marine Science&lt;/full-title&gt;&lt;/periodical&gt;&lt;pages&gt;326-344&lt;/pages&gt;&lt;volume&gt;77&lt;/volume&gt;&lt;number&gt;1&lt;/number&gt;&lt;dates&gt;&lt;year&gt;2020&lt;/year&gt;&lt;/dates&gt;&lt;urls&gt;&lt;/urls&gt;&lt;/record&gt;&lt;/Cite&gt;&lt;/EndNote&gt;</w:instrText>
      </w:r>
      <w:r>
        <w:fldChar w:fldCharType="separate"/>
      </w:r>
      <w:r w:rsidR="005D5D59">
        <w:rPr>
          <w:noProof/>
        </w:rPr>
        <w:t>(Bordeleau et al., 2020)</w:t>
      </w:r>
      <w:r>
        <w:fldChar w:fldCharType="end"/>
      </w:r>
      <w:r w:rsidR="00D465CC">
        <w:t xml:space="preserve">, consistent </w:t>
      </w:r>
      <w:r w:rsidR="002B1DCA">
        <w:t>with stable RS rates across years in steelhead</w:t>
      </w:r>
      <w:r w:rsidR="00D465CC">
        <w:t xml:space="preserve"> </w:t>
      </w:r>
      <w:r w:rsidR="002B1DCA">
        <w:fldChar w:fldCharType="begin">
          <w:fldData xml:space="preserve">PEVuZE5vdGU+PENpdGU+PEF1dGhvcj5Nb29yZTwvQXV0aG9yPjxZZWFyPjIwMTQ8L1llYXI+PFJl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</w:fldData>
        </w:fldChar>
      </w:r>
      <w:r w:rsidR="005D5D59">
        <w:instrText xml:space="preserve"> ADDIN EN.CITE </w:instrText>
      </w:r>
      <w:r w:rsidR="005D5D59">
        <w:fldChar w:fldCharType="begin">
          <w:fldData xml:space="preserve">PEVuZE5vdGU+PENpdGU+PEF1dGhvcj5Nb29yZTwvQXV0aG9yPjxZZWFyPjIwMTQ8L1llYXI+PFJl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</w:fldData>
        </w:fldChar>
      </w:r>
      <w:r w:rsidR="005D5D59">
        <w:instrText xml:space="preserve"> ADDIN EN.CITE.DATA </w:instrText>
      </w:r>
      <w:r w:rsidR="005D5D59">
        <w:fldChar w:fldCharType="end"/>
      </w:r>
      <w:r w:rsidR="002B1DCA">
        <w:fldChar w:fldCharType="separate"/>
      </w:r>
      <w:r w:rsidR="005D5D59">
        <w:rPr>
          <w:noProof/>
        </w:rPr>
        <w:t>(Copeland et al., 2019; Moore et al., 2014)</w:t>
      </w:r>
      <w:r w:rsidR="002B1DCA">
        <w:fldChar w:fldCharType="end"/>
      </w:r>
      <w:r w:rsidR="00D465CC">
        <w:t>.</w:t>
      </w:r>
    </w:p>
    <w:p w14:paraId="2BF7A6E6" w14:textId="5E79FBC6" w:rsidR="009E7E03" w:rsidRDefault="00AC39F5" w:rsidP="009E7E03">
      <w:pPr>
        <w:pStyle w:val="ListParagraph"/>
        <w:numPr>
          <w:ilvl w:val="3"/>
          <w:numId w:val="5"/>
        </w:numPr>
      </w:pPr>
      <w:r>
        <w:t>However,</w:t>
      </w:r>
      <w:r w:rsidR="009E7E03">
        <w:t xml:space="preserve"> </w:t>
      </w:r>
      <w:r w:rsidR="00D465CC">
        <w:t>in Snake R. steelhead,</w:t>
      </w:r>
      <w:r w:rsidR="009E7E03">
        <w:t xml:space="preserve"> both 1st </w:t>
      </w:r>
      <w:r w:rsidR="00D465CC">
        <w:t xml:space="preserve">time </w:t>
      </w:r>
      <w:r w:rsidR="009E7E03">
        <w:t xml:space="preserve">and Natural RS </w:t>
      </w:r>
      <w:r w:rsidR="00D465CC">
        <w:t>were impacted</w:t>
      </w:r>
      <w:r w:rsidR="009E7E03">
        <w:t xml:space="preserve"> in </w:t>
      </w:r>
      <w:r w:rsidR="00D465CC">
        <w:t>poor recruitment</w:t>
      </w:r>
      <w:r w:rsidR="009E7E03">
        <w:t xml:space="preserve"> years </w:t>
      </w:r>
      <w:r w:rsidR="009E7E03">
        <w:fldChar w:fldCharType="begin"/>
      </w:r>
      <w:r w:rsidR="005D5D59">
        <w:instrText xml:space="preserve"> ADDIN EN.CITE &lt;EndNote&gt;&lt;Cite&gt;&lt;Author&gt;Copeland&lt;/Author&gt;&lt;Year&gt;2019&lt;/Year&gt;&lt;RecNum&gt;1734&lt;/RecNum&gt;&lt;DisplayText&gt;(Copeland et al., 2019)&lt;/DisplayText&gt;&lt;record&gt;&lt;rec-number&gt;1734&lt;/rec-number&gt;&lt;foreign-keys&gt;&lt;key app="EN" db-id="ezaxarefqfvr55etf21xtfw1v9av0rftdw9f" timestamp="1762896733"&gt;1734&lt;/key&gt;&lt;/foreign-keys&gt;&lt;ref-type name="Journal Article"&gt;17&lt;/ref-type&gt;&lt;contributors&gt;&lt;authors&gt;&lt;author&gt;Copeland, T. D.&lt;/author&gt;&lt;author&gt;Bowersox, B. J.&lt;/author&gt;&lt;author&gt;Ackerman, M. W.&lt;/author&gt;&lt;author&gt;Camacho, C.&lt;/author&gt;&lt;/authors&gt;&lt;/contributors&gt;&lt;titles&gt;&lt;title&gt;Pattern of Iteroparity in Wild Snake River Steelhead&lt;/title&gt;&lt;secondary-title&gt;Transactions of the American Fisheries Society&lt;/secondary-title&gt;&lt;/titles&gt;&lt;periodical&gt;&lt;full-title&gt;Transactions of the American Fisheries Society&lt;/full-title&gt;&lt;/periodical&gt;&lt;pages&gt;926-937&lt;/pages&gt;&lt;volume&gt;148&lt;/volume&gt;&lt;dates&gt;&lt;year&gt;2019&lt;/year&gt;&lt;/dates&gt;&lt;urls&gt;&lt;/urls&gt;&lt;electronic-resource-num&gt;10.1002/tafs.10187&lt;/electronic-resource-num&gt;&lt;/record&gt;&lt;/Cite&gt;&lt;/EndNote&gt;</w:instrText>
      </w:r>
      <w:r w:rsidR="009E7E03">
        <w:fldChar w:fldCharType="separate"/>
      </w:r>
      <w:r w:rsidR="005D5D59">
        <w:rPr>
          <w:noProof/>
        </w:rPr>
        <w:t>(Copeland et al., 2019)</w:t>
      </w:r>
      <w:r w:rsidR="009E7E03">
        <w:fldChar w:fldCharType="end"/>
      </w:r>
      <w:r w:rsidR="00D465CC">
        <w:t>.</w:t>
      </w:r>
    </w:p>
    <w:p w14:paraId="11B47D0D" w14:textId="534A58B8" w:rsidR="00D465CC" w:rsidRDefault="00D465CC" w:rsidP="00D465CC">
      <w:pPr>
        <w:pStyle w:val="ListParagraph"/>
        <w:numPr>
          <w:ilvl w:val="3"/>
          <w:numId w:val="34"/>
        </w:numPr>
      </w:pPr>
      <w:r>
        <w:t>Results in the present study</w:t>
      </w:r>
      <w:r w:rsidR="002B1DCA">
        <w:t xml:space="preserve"> are mixed</w:t>
      </w:r>
      <w:r w:rsidR="009E7E03">
        <w:t xml:space="preserve">, except in 2019 </w:t>
      </w:r>
      <w:r>
        <w:t xml:space="preserve">(high rate of RS, </w:t>
      </w:r>
      <w:r w:rsidR="009E7E03">
        <w:t>poor recruitment for 1</w:t>
      </w:r>
      <w:r w:rsidR="009E7E03" w:rsidRPr="00D465CC">
        <w:rPr>
          <w:vertAlign w:val="superscript"/>
        </w:rPr>
        <w:t>st</w:t>
      </w:r>
      <w:r w:rsidR="009E7E03">
        <w:t xml:space="preserve"> time spawners</w:t>
      </w:r>
      <w:r>
        <w:t>).</w:t>
      </w:r>
    </w:p>
    <w:p w14:paraId="0E5099F2" w14:textId="2F53ED8C" w:rsidR="009E7E03" w:rsidRDefault="009E7E03" w:rsidP="009E7E03">
      <w:pPr>
        <w:pStyle w:val="ListParagraph"/>
        <w:numPr>
          <w:ilvl w:val="0"/>
          <w:numId w:val="34"/>
        </w:numPr>
      </w:pPr>
      <w:r>
        <w:t xml:space="preserve">Further, steelhead RS have </w:t>
      </w:r>
      <w:r w:rsidRPr="00D465CC">
        <w:rPr>
          <w:u w:val="single"/>
        </w:rPr>
        <w:t>greater reproductive output</w:t>
      </w:r>
      <w:r>
        <w:t xml:space="preserve"> than do first time spawners: 1.3x greater in </w:t>
      </w:r>
      <w:proofErr w:type="spellStart"/>
      <w:r>
        <w:t>consec</w:t>
      </w:r>
      <w:proofErr w:type="spellEnd"/>
      <w:r>
        <w:t xml:space="preserve">., 1.5x  greater in skip </w:t>
      </w:r>
      <w:r>
        <w:fldChar w:fldCharType="begin"/>
      </w:r>
      <w:r w:rsidR="005D5D59">
        <w:instrText xml:space="preserve"> ADDIN EN.CITE &lt;EndNote&gt;&lt;Cite&gt;&lt;Author&gt;Jenkins&lt;/Author&gt;&lt;Year&gt;2018&lt;/Year&gt;&lt;RecNum&gt;240&lt;/RecNum&gt;&lt;DisplayText&gt;(Jenkins et al., 2018)&lt;/DisplayText&gt;&lt;record&gt;&lt;rec-number&gt;240&lt;/rec-number&gt;&lt;foreign-keys&gt;&lt;key app="EN" db-id="ezaxarefqfvr55etf21xtfw1v9av0rftdw9f" timestamp="1526429046"&gt;240&lt;/key&gt;&lt;/foreign-keys&gt;&lt;ref-type name="Journal Article"&gt;17&lt;/ref-type&gt;&lt;contributors&gt;&lt;authors&gt;&lt;author&gt;Jenkins, L.E.&lt;/author&gt;&lt;author&gt;Pierce, A.L.&lt;/author&gt;&lt;author&gt;Graham, N.&lt;/author&gt;&lt;author&gt;Branstetter, R.&lt;/author&gt;&lt;author&gt;Hatch, D.R.&lt;/author&gt;&lt;author&gt;Nagler, J.J.&lt;/author&gt;&lt;/authors&gt;&lt;/contributors&gt;&lt;titles&gt;&lt;title&gt;&lt;style face="normal" font="default" size="100%"&gt;Reproductive performance and energy balance in consecutive and repeat spawning female steelhead&lt;/style&gt;&lt;style face="italic" font="default" size="100%"&gt; &lt;/style&gt;&lt;style face="normal" font="default" size="100%"&gt;reconditioned in captivity&lt;/style&gt;&lt;/title&gt;&lt;secondary-title&gt;Transactions of the American Fisheries Society&lt;/secondary-title&gt;&lt;alt-title&gt;Trans. Am. Fish. Soc.&lt;/alt-title&gt;&lt;/titles&gt;&lt;periodical&gt;&lt;full-title&gt;Transactions of the American Fisheries Society&lt;/full-title&gt;&lt;/periodical&gt;&lt;pages&gt;959-971&lt;/pages&gt;&lt;volume&gt;147&lt;/volume&gt;&lt;number&gt;5&lt;/number&gt;&lt;section&gt;959&lt;/section&gt;&lt;dates&gt;&lt;year&gt;2018&lt;/year&gt;&lt;/dates&gt;&lt;urls&gt;&lt;/urls&gt;&lt;electronic-resource-num&gt;10.1002/tafs.10089&lt;/electronic-resource-num&gt;&lt;/record&gt;&lt;/Cite&gt;&lt;/EndNote&gt;</w:instrText>
      </w:r>
      <w:r>
        <w:fldChar w:fldCharType="separate"/>
      </w:r>
      <w:r w:rsidR="005D5D59">
        <w:rPr>
          <w:noProof/>
        </w:rPr>
        <w:t>(Jenkins et al., 2018)</w:t>
      </w:r>
      <w:r>
        <w:fldChar w:fldCharType="end"/>
      </w:r>
    </w:p>
    <w:p w14:paraId="452E9AC7" w14:textId="5EA65134" w:rsidR="009E7E03" w:rsidRDefault="009E7E03" w:rsidP="009E7E03">
      <w:pPr>
        <w:pStyle w:val="ListParagraph"/>
        <w:numPr>
          <w:ilvl w:val="2"/>
          <w:numId w:val="5"/>
        </w:numPr>
      </w:pPr>
      <w:r>
        <w:t xml:space="preserve">Consistent across </w:t>
      </w:r>
      <w:r w:rsidR="00D465CC">
        <w:t xml:space="preserve">populations </w:t>
      </w:r>
      <w:r w:rsidR="00434105">
        <w:t xml:space="preserve">of </w:t>
      </w:r>
      <w:r>
        <w:t xml:space="preserve">steelhead </w:t>
      </w:r>
      <w:r>
        <w:fldChar w:fldCharType="begin"/>
      </w:r>
      <w:r w:rsidR="005D5D59">
        <w:instrText xml:space="preserve"> ADDIN EN.CITE &lt;EndNote&gt;&lt;Cite&gt;&lt;Author&gt;Quinn&lt;/Author&gt;&lt;Year&gt;2011&lt;/Year&gt;&lt;RecNum&gt;105&lt;/RecNum&gt;&lt;DisplayText&gt;(Quinn et al., 2011)&lt;/DisplayText&gt;&lt;record&gt;&lt;rec-number&gt;105&lt;/rec-number&gt;&lt;foreign-keys&gt;&lt;key app="EN" db-id="ezaxarefqfvr55etf21xtfw1v9av0rftdw9f" timestamp="1516048792"&gt;105&lt;/key&gt;&lt;/foreign-keys&gt;&lt;ref-type name="Journal Article"&gt;17&lt;/ref-type&gt;&lt;contributors&gt;&lt;authors&gt;&lt;author&gt;Quinn, T.P.&lt;/author&gt;&lt;author&gt;Seamons, T.R.&lt;/author&gt;&lt;author&gt;Vøllestad, L.A.&lt;/author&gt;&lt;author&gt;Duffy, E.&lt;/author&gt;&lt;/authors&gt;&lt;/contributors&gt;&lt;titles&gt;&lt;title&gt;Effects of growth and reproductive history on the egg size–fecundity trade-off in steelhead&lt;/title&gt;&lt;secondary-title&gt;Transactions of the American Fisheries Society&lt;/secondary-title&gt;&lt;alt-title&gt;Trans. Am. Fish. Soc.&lt;/alt-title&gt;&lt;/titles&gt;&lt;periodical&gt;&lt;full-title&gt;Transactions of the American Fisheries Society&lt;/full-title&gt;&lt;/periodical&gt;&lt;pages&gt;45-51&lt;/pages&gt;&lt;volume&gt;140&lt;/volume&gt;&lt;number&gt;1&lt;/number&gt;&lt;edition&gt;15 Feb 2011&lt;/edition&gt;&lt;section&gt;45&lt;/section&gt;&lt;dates&gt;&lt;year&gt;2011&lt;/year&gt;&lt;pub-dates&gt;&lt;date&gt;2011&lt;/date&gt;&lt;/pub-dates&gt;&lt;/dates&gt;&lt;urls&gt;&lt;/urls&gt;&lt;electronic-resource-num&gt;https://doi.org/10.1080/00028487.2010.550244&lt;/electronic-resource-num&gt;&lt;/record&gt;&lt;/Cite&gt;&lt;/EndNote&gt;</w:instrText>
      </w:r>
      <w:r>
        <w:fldChar w:fldCharType="separate"/>
      </w:r>
      <w:r w:rsidR="005D5D59">
        <w:rPr>
          <w:noProof/>
        </w:rPr>
        <w:t>(Quinn et al., 2011)</w:t>
      </w:r>
      <w:r>
        <w:fldChar w:fldCharType="end"/>
      </w:r>
      <w:r>
        <w:t xml:space="preserve"> </w:t>
      </w:r>
    </w:p>
    <w:p w14:paraId="2858984D" w14:textId="6FB0CCD3" w:rsidR="009E7E03" w:rsidRDefault="009E7E03" w:rsidP="00D465CC">
      <w:pPr>
        <w:pStyle w:val="ListParagraph"/>
        <w:numPr>
          <w:ilvl w:val="2"/>
          <w:numId w:val="5"/>
        </w:numPr>
      </w:pPr>
      <w:r>
        <w:t xml:space="preserve">and </w:t>
      </w:r>
      <w:r w:rsidR="00D465CC">
        <w:t xml:space="preserve">in </w:t>
      </w:r>
      <w:r>
        <w:t xml:space="preserve">A. salmon </w:t>
      </w:r>
      <w:r>
        <w:fldChar w:fldCharType="begin">
          <w:fldData xml:space="preserve">PEVuZE5vdGU+PENpdGU+PEF1dGhvcj5Cb3JkZWxlYXU8L0F1dGhvcj48WWVhcj4yMDIwPC9ZZWFy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</w:fldData>
        </w:fldChar>
      </w:r>
      <w:r w:rsidR="005D5D59">
        <w:instrText xml:space="preserve"> ADDIN EN.CITE </w:instrText>
      </w:r>
      <w:r w:rsidR="005D5D59">
        <w:fldChar w:fldCharType="begin">
          <w:fldData xml:space="preserve">PEVuZE5vdGU+PENpdGU+PEF1dGhvcj5Cb3JkZWxlYXU8L0F1dGhvcj48WWVhcj4yMDIwPC9ZZWFy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</w:fldData>
        </w:fldChar>
      </w:r>
      <w:r w:rsidR="005D5D59">
        <w:instrText xml:space="preserve"> ADDIN EN.CITE.DATA </w:instrText>
      </w:r>
      <w:r w:rsidR="005D5D59">
        <w:fldChar w:fldCharType="end"/>
      </w:r>
      <w:r>
        <w:fldChar w:fldCharType="separate"/>
      </w:r>
      <w:r w:rsidR="005D5D59">
        <w:rPr>
          <w:noProof/>
        </w:rPr>
        <w:t>(Bordeleau et al., 2020; Seamons &amp; Quinn, 2010)</w:t>
      </w:r>
      <w:r>
        <w:fldChar w:fldCharType="end"/>
      </w:r>
      <w:r>
        <w:t xml:space="preserve">, </w:t>
      </w:r>
      <w:r w:rsidR="00D465CC">
        <w:t xml:space="preserve">where </w:t>
      </w:r>
      <w:r>
        <w:t>RS had &gt;2x lifetime reproductive success of one-time spawners.</w:t>
      </w:r>
    </w:p>
    <w:p w14:paraId="14D8EAB5" w14:textId="77777777" w:rsidR="004355C8" w:rsidRDefault="004355C8" w:rsidP="004355C8">
      <w:pPr>
        <w:pStyle w:val="ListParagraph"/>
        <w:ind w:left="2160"/>
      </w:pPr>
    </w:p>
    <w:p w14:paraId="35E35218" w14:textId="62D15FE2" w:rsidR="005700CF" w:rsidRDefault="009E7E03" w:rsidP="00BD1116">
      <w:pPr>
        <w:pStyle w:val="ListParagraph"/>
        <w:numPr>
          <w:ilvl w:val="0"/>
          <w:numId w:val="5"/>
        </w:numPr>
      </w:pPr>
      <w:r>
        <w:t>Finally, f</w:t>
      </w:r>
      <w:r w:rsidR="00DC6569">
        <w:t xml:space="preserve">ew other conservation projects </w:t>
      </w:r>
      <w:r w:rsidR="00F32959">
        <w:t xml:space="preserve">besides reconditioning </w:t>
      </w:r>
      <w:r w:rsidR="00DC6569">
        <w:t xml:space="preserve">are </w:t>
      </w:r>
      <w:r w:rsidR="00F32959" w:rsidRPr="00AC39F5">
        <w:rPr>
          <w:u w:val="single"/>
        </w:rPr>
        <w:t xml:space="preserve">quantifiably </w:t>
      </w:r>
      <w:r w:rsidR="00E27EE7" w:rsidRPr="00AC39F5">
        <w:rPr>
          <w:u w:val="single"/>
        </w:rPr>
        <w:t xml:space="preserve">contributing to </w:t>
      </w:r>
      <w:r w:rsidR="00F32959" w:rsidRPr="00AC39F5">
        <w:rPr>
          <w:u w:val="single"/>
        </w:rPr>
        <w:t>increased adult steelhead returns</w:t>
      </w:r>
      <w:r w:rsidR="00F32959">
        <w:t xml:space="preserve"> and thus </w:t>
      </w:r>
      <w:r w:rsidR="00E27EE7">
        <w:t>steelhead recovery</w:t>
      </w:r>
      <w:r w:rsidR="002E0F18">
        <w:t>.</w:t>
      </w:r>
    </w:p>
    <w:p w14:paraId="59D70604" w14:textId="4014D0C0" w:rsidR="00E0485C" w:rsidRDefault="00E0485C" w:rsidP="00287A72">
      <w:pPr>
        <w:pStyle w:val="ListParagraph"/>
        <w:numPr>
          <w:ilvl w:val="1"/>
          <w:numId w:val="5"/>
        </w:numPr>
      </w:pPr>
      <w:r>
        <w:t>Hatchery supplementation of wild steelhead populations may have unintended negative effects</w:t>
      </w:r>
      <w:r w:rsidR="00F93B9D">
        <w:t xml:space="preserve"> </w:t>
      </w:r>
      <w:r w:rsidR="00CC5DB1">
        <w:fldChar w:fldCharType="begin">
          <w:fldData xml:space="preserve">PEVuZE5vdGU+PENpdGU+PEF1dGhvcj5UaG9tcHNvbjwvQXV0aG9yPjxZZWFyPjIwMTU8L1llYXI+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=
</w:fldData>
        </w:fldChar>
      </w:r>
      <w:r w:rsidR="005D5D59">
        <w:instrText xml:space="preserve"> ADDIN EN.CITE </w:instrText>
      </w:r>
      <w:r w:rsidR="005D5D59">
        <w:fldChar w:fldCharType="begin">
          <w:fldData xml:space="preserve">PEVuZE5vdGU+PENpdGU+PEF1dGhvcj5UaG9tcHNvbjwvQXV0aG9yPjxZZWFyPjIwMTU8L1llYXI+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=
</w:fldData>
        </w:fldChar>
      </w:r>
      <w:r w:rsidR="005D5D59">
        <w:instrText xml:space="preserve"> ADDIN EN.CITE.DATA </w:instrText>
      </w:r>
      <w:r w:rsidR="005D5D59">
        <w:fldChar w:fldCharType="end"/>
      </w:r>
      <w:r w:rsidR="00CC5DB1">
        <w:fldChar w:fldCharType="separate"/>
      </w:r>
      <w:r w:rsidR="005D5D59">
        <w:rPr>
          <w:noProof/>
        </w:rPr>
        <w:t>(Smith et al., 2023; Thompson &amp; Blouin, 2015)</w:t>
      </w:r>
      <w:r w:rsidR="00CC5DB1">
        <w:fldChar w:fldCharType="end"/>
      </w:r>
      <w:r>
        <w:t>.</w:t>
      </w:r>
    </w:p>
    <w:p w14:paraId="7B90640E" w14:textId="11BABBD8" w:rsidR="00E0485C" w:rsidRDefault="00F93B9D" w:rsidP="00DC6569">
      <w:pPr>
        <w:pStyle w:val="ListParagraph"/>
        <w:numPr>
          <w:ilvl w:val="1"/>
          <w:numId w:val="5"/>
        </w:numPr>
      </w:pPr>
      <w:r>
        <w:t>To be effective, h</w:t>
      </w:r>
      <w:r w:rsidR="00E0485C">
        <w:t xml:space="preserve">abitat restoration requires extensive effort over </w:t>
      </w:r>
      <w:r w:rsidR="00D57C4D">
        <w:t xml:space="preserve">a </w:t>
      </w:r>
      <w:r w:rsidR="00E0485C">
        <w:t>long period.</w:t>
      </w:r>
    </w:p>
    <w:p w14:paraId="48F172F2" w14:textId="1D961CCC" w:rsidR="005700CF" w:rsidRDefault="00810F8D" w:rsidP="00B53B26">
      <w:pPr>
        <w:pStyle w:val="ListParagraph"/>
        <w:numPr>
          <w:ilvl w:val="2"/>
          <w:numId w:val="5"/>
        </w:numPr>
      </w:pPr>
      <w:r>
        <w:t>I</w:t>
      </w:r>
      <w:r w:rsidR="00D640A3">
        <w:t xml:space="preserve">n order for restoration to be impactful, more of it is needed, </w:t>
      </w:r>
      <w:r w:rsidR="00BF0F39">
        <w:t xml:space="preserve">effects are slow, </w:t>
      </w:r>
      <w:r w:rsidR="00D640A3">
        <w:t>it must be able to</w:t>
      </w:r>
      <w:r w:rsidR="00FB5252">
        <w:t xml:space="preserve"> keep up tempora</w:t>
      </w:r>
      <w:r w:rsidR="00D640A3">
        <w:t>ll</w:t>
      </w:r>
      <w:r w:rsidR="00FB5252">
        <w:t>y with habitat degradation</w:t>
      </w:r>
      <w:r w:rsidR="00D640A3">
        <w:t xml:space="preserve">, and it </w:t>
      </w:r>
      <w:r w:rsidR="00FB5252">
        <w:t xml:space="preserve">must be implemented in the right place </w:t>
      </w:r>
      <w:r>
        <w:t xml:space="preserve">and </w:t>
      </w:r>
      <w:r w:rsidR="00FB5252">
        <w:t>time</w:t>
      </w:r>
      <w:r w:rsidR="00EE3C59">
        <w:t xml:space="preserve"> </w:t>
      </w:r>
      <w:r w:rsidR="00EE3C59">
        <w:fldChar w:fldCharType="begin"/>
      </w:r>
      <w:r w:rsidR="005D5D59">
        <w:instrText xml:space="preserve"> ADDIN EN.CITE &lt;EndNote&gt;&lt;Cite&gt;&lt;Author&gt;Bilby&lt;/Author&gt;&lt;Year&gt;2024&lt;/Year&gt;&lt;RecNum&gt;1758&lt;/RecNum&gt;&lt;DisplayText&gt;(Bilby et al., 2024)&lt;/DisplayText&gt;&lt;record&gt;&lt;rec-number&gt;1758&lt;/rec-number&gt;&lt;foreign-keys&gt;&lt;key app="EN" db-id="ezaxarefqfvr55etf21xtfw1v9av0rftdw9f" timestamp="1763151514"&gt;1758&lt;/key&gt;&lt;/foreign-keys&gt;&lt;ref-type name="Journal Article"&gt;17&lt;/ref-type&gt;&lt;contributors&gt;&lt;authors&gt;&lt;author&gt;Bilby, R. E.&lt;/author&gt;&lt;author&gt;Currens, K. P.&lt;/author&gt;&lt;author&gt;Fresh, K. L.&lt;/author&gt;&lt;author&gt;Booth, D. B.&lt;/author&gt;&lt;author&gt;Fuerstenberg, R. R.&lt;/author&gt;&lt;author&gt;Luchetti, G. L.&lt;/author&gt;&lt;/authors&gt;&lt;/contributors&gt;&lt;titles&gt;&lt;title&gt;Why Aren’t Salmon Responding to Habitat Restoration in the Pacific Northwest?&lt;/title&gt;&lt;secondary-title&gt;Fisheries&lt;/secondary-title&gt;&lt;/titles&gt;&lt;periodical&gt;&lt;full-title&gt;Fisheries&lt;/full-title&gt;&lt;abbr-1&gt;Fisheries&lt;/abbr-1&gt;&lt;/periodical&gt;&lt;pages&gt;16-27&lt;/pages&gt;&lt;volume&gt;49&lt;/volume&gt;&lt;dates&gt;&lt;year&gt;2024&lt;/year&gt;&lt;/dates&gt;&lt;urls&gt;&lt;/urls&gt;&lt;electronic-resource-num&gt;10.1002/fsh.10991&lt;/electronic-resource-num&gt;&lt;/record&gt;&lt;/Cite&gt;&lt;/EndNote&gt;</w:instrText>
      </w:r>
      <w:r w:rsidR="00EE3C59">
        <w:fldChar w:fldCharType="separate"/>
      </w:r>
      <w:r w:rsidR="005D5D59">
        <w:rPr>
          <w:noProof/>
        </w:rPr>
        <w:t>(Bilby et al., 2024)</w:t>
      </w:r>
      <w:r w:rsidR="00EE3C59">
        <w:fldChar w:fldCharType="end"/>
      </w:r>
      <w:r w:rsidR="00FB5252">
        <w:t xml:space="preserve">; </w:t>
      </w:r>
    </w:p>
    <w:p w14:paraId="45A214AB" w14:textId="0631D96B" w:rsidR="00810F8D" w:rsidRDefault="00810F8D" w:rsidP="00810F8D">
      <w:pPr>
        <w:pStyle w:val="ListParagraph"/>
        <w:numPr>
          <w:ilvl w:val="2"/>
          <w:numId w:val="5"/>
        </w:numPr>
      </w:pPr>
      <w:r>
        <w:t xml:space="preserve">For example, a restoration project in the Puget sound estimated that they would have to restore all accessible habitat within the watershed to improve steelhead parr and smolt numbers by 65% and 125% (respectively), and that average levels of restoration would only yield 1% and 5% increases in steelhead parr/smolt </w:t>
      </w:r>
      <w:r>
        <w:fldChar w:fldCharType="begin"/>
      </w:r>
      <w:r w:rsidR="005D5D59">
        <w:instrText xml:space="preserve"> ADDIN EN.CITE &lt;EndNote&gt;&lt;Cite&gt;&lt;Author&gt;Roni&lt;/Author&gt;&lt;Year&gt;2011&lt;/Year&gt;&lt;RecNum&gt;1759&lt;/RecNum&gt;&lt;DisplayText&gt;(Roni et al., 2011)&lt;/DisplayText&gt;&lt;record&gt;&lt;rec-number&gt;1759&lt;/rec-number&gt;&lt;foreign-keys&gt;&lt;key app="EN" db-id="ezaxarefqfvr55etf21xtfw1v9av0rftdw9f" timestamp="1763151616"&gt;1759&lt;/key&gt;&lt;/foreign-keys&gt;&lt;ref-type name="Journal Article"&gt;17&lt;/ref-type&gt;&lt;contributors&gt;&lt;authors&gt;&lt;author&gt;Roni, P.&lt;/author&gt;&lt;author&gt;Pess, G.&lt;/author&gt;&lt;author&gt;Beechie, T.&lt;/author&gt;&lt;author&gt;Morley, S.&lt;/author&gt;&lt;/authors&gt;&lt;/contributors&gt;&lt;titles&gt;&lt;title&gt;Estimating Changes in Coho Salmon and Steelhead Abundance from Watershed Restoration: How Much Restoration Is Needed to Measurably Increase Smolt Production?&lt;/title&gt;&lt;secondary-title&gt;North American Journal of Fisheries Management&lt;/secondary-title&gt;&lt;/titles&gt;&lt;periodical&gt;&lt;full-title&gt;North American Journal of Fisheries Management&lt;/full-title&gt;&lt;/periodical&gt;&lt;pages&gt;1469-1484&lt;/pages&gt;&lt;volume&gt;30&lt;/volume&gt;&lt;dates&gt;&lt;year&gt;2011&lt;/year&gt;&lt;/dates&gt;&lt;urls&gt;&lt;/urls&gt;&lt;electronic-resource-num&gt;10.1577/M09-162.1&lt;/electronic-resource-num&gt;&lt;/record&gt;&lt;/Cite&gt;&lt;/EndNote&gt;</w:instrText>
      </w:r>
      <w:r>
        <w:fldChar w:fldCharType="separate"/>
      </w:r>
      <w:r w:rsidR="005D5D59">
        <w:rPr>
          <w:noProof/>
        </w:rPr>
        <w:t>(Roni et al., 2011)</w:t>
      </w:r>
      <w:r>
        <w:fldChar w:fldCharType="end"/>
      </w:r>
      <w:r>
        <w:t>. [effects on adults perhaps negligible]</w:t>
      </w:r>
    </w:p>
    <w:p w14:paraId="154337D9" w14:textId="08796D04" w:rsidR="00AD3213" w:rsidRDefault="00907686" w:rsidP="009E7E03">
      <w:pPr>
        <w:pStyle w:val="ListParagraph"/>
        <w:numPr>
          <w:ilvl w:val="1"/>
          <w:numId w:val="5"/>
        </w:numPr>
      </w:pPr>
      <w:r>
        <w:t xml:space="preserve">Reconditioned </w:t>
      </w:r>
      <w:r w:rsidR="00D57C4D">
        <w:t>repeat spawners</w:t>
      </w:r>
      <w:r>
        <w:t xml:space="preserve"> are contributing to steelhead recovery and reducing extirpation risk in Snake River steelhead.</w:t>
      </w:r>
      <w:r w:rsidR="00AD3213">
        <w:br w:type="page"/>
      </w:r>
    </w:p>
    <w:p w14:paraId="3D327680" w14:textId="6A95F0C9" w:rsidR="00CB1C7A" w:rsidRDefault="00CB1C7A" w:rsidP="00AE22E1">
      <w:r>
        <w:lastRenderedPageBreak/>
        <w:t>References</w:t>
      </w:r>
    </w:p>
    <w:p w14:paraId="376414D0" w14:textId="77777777" w:rsidR="00CB1C7A" w:rsidRDefault="00CB1C7A" w:rsidP="00AE22E1"/>
    <w:p w14:paraId="7C5FDC39" w14:textId="74729D82" w:rsidR="00E95894" w:rsidRPr="00E95894" w:rsidRDefault="00CB1C7A" w:rsidP="00E95894">
      <w:pPr>
        <w:pStyle w:val="EndNoteBibliography"/>
        <w:ind w:left="720" w:hanging="720"/>
        <w:rPr>
          <w:noProof/>
        </w:rPr>
      </w:pPr>
      <w:r>
        <w:fldChar w:fldCharType="begin"/>
      </w:r>
      <w:r>
        <w:instrText xml:space="preserve"> ADDIN EN.REFLIST </w:instrText>
      </w:r>
      <w:r>
        <w:fldChar w:fldCharType="separate"/>
      </w:r>
      <w:r w:rsidR="00E95894" w:rsidRPr="00E95894">
        <w:rPr>
          <w:noProof/>
        </w:rPr>
        <w:t xml:space="preserve">Bilby, R. E., Currens, K. P., Fresh, K. L., Booth, D. B., Fuerstenberg, R. R., &amp; Luchetti, G. L. (2024). Why Aren’t Salmon Responding to Habitat Restoration in the Pacific Northwest? </w:t>
      </w:r>
      <w:r w:rsidR="00E95894" w:rsidRPr="00E95894">
        <w:rPr>
          <w:i/>
          <w:noProof/>
        </w:rPr>
        <w:t>Fisheries</w:t>
      </w:r>
      <w:r w:rsidR="00E95894" w:rsidRPr="00E95894">
        <w:rPr>
          <w:noProof/>
        </w:rPr>
        <w:t>,</w:t>
      </w:r>
      <w:r w:rsidR="00E95894" w:rsidRPr="00E95894">
        <w:rPr>
          <w:i/>
          <w:noProof/>
        </w:rPr>
        <w:t xml:space="preserve"> 49</w:t>
      </w:r>
      <w:r w:rsidR="00E95894" w:rsidRPr="00E95894">
        <w:rPr>
          <w:noProof/>
        </w:rPr>
        <w:t xml:space="preserve">, 16-27. </w:t>
      </w:r>
      <w:hyperlink r:id="rId9" w:history="1">
        <w:r w:rsidR="00E95894" w:rsidRPr="00E95894">
          <w:rPr>
            <w:rStyle w:val="Hyperlink"/>
            <w:noProof/>
          </w:rPr>
          <w:t>https://doi.org/10.1002/fsh.10991</w:t>
        </w:r>
      </w:hyperlink>
      <w:r w:rsidR="00E95894" w:rsidRPr="00E95894">
        <w:rPr>
          <w:noProof/>
        </w:rPr>
        <w:t xml:space="preserve"> </w:t>
      </w:r>
    </w:p>
    <w:p w14:paraId="077D01EF" w14:textId="77777777" w:rsidR="00E95894" w:rsidRPr="00E95894" w:rsidRDefault="00E95894" w:rsidP="00E95894">
      <w:pPr>
        <w:pStyle w:val="EndNoteBibliography"/>
        <w:ind w:left="720" w:hanging="720"/>
        <w:rPr>
          <w:noProof/>
        </w:rPr>
      </w:pPr>
      <w:r w:rsidRPr="00E95894">
        <w:rPr>
          <w:noProof/>
        </w:rPr>
        <w:t xml:space="preserve">Bordeleau, X., Pardo, S. A., Chaput, G., April, J., Dempson, B., Robertson, M.,…Crossin, G. T. (2020). Spatio-temporal trends in the importance of iteroparity across Atlantic salmon populations of the northwest Atlantic. </w:t>
      </w:r>
      <w:r w:rsidRPr="00E95894">
        <w:rPr>
          <w:i/>
          <w:noProof/>
        </w:rPr>
        <w:t>ICES Journal of Marine Science</w:t>
      </w:r>
      <w:r w:rsidRPr="00E95894">
        <w:rPr>
          <w:noProof/>
        </w:rPr>
        <w:t>,</w:t>
      </w:r>
      <w:r w:rsidRPr="00E95894">
        <w:rPr>
          <w:i/>
          <w:noProof/>
        </w:rPr>
        <w:t xml:space="preserve"> 77</w:t>
      </w:r>
      <w:r w:rsidRPr="00E95894">
        <w:rPr>
          <w:noProof/>
        </w:rPr>
        <w:t xml:space="preserve">(1), 326-344. </w:t>
      </w:r>
    </w:p>
    <w:p w14:paraId="1875612F" w14:textId="77777777" w:rsidR="00E95894" w:rsidRPr="00E95894" w:rsidRDefault="00E95894" w:rsidP="00E95894">
      <w:pPr>
        <w:pStyle w:val="EndNoteBibliography"/>
        <w:ind w:left="720" w:hanging="720"/>
        <w:rPr>
          <w:noProof/>
        </w:rPr>
      </w:pPr>
      <w:r w:rsidRPr="00E95894">
        <w:rPr>
          <w:noProof/>
        </w:rPr>
        <w:t xml:space="preserve">Chudyk, W. E. (1976). </w:t>
      </w:r>
      <w:r w:rsidRPr="00E95894">
        <w:rPr>
          <w:i/>
          <w:noProof/>
        </w:rPr>
        <w:t>The life history of adult steelhead sampled in the Tyee test fishery in the Skeena River estuary and comparisons with other steelhead stocks in British Columbia.</w:t>
      </w:r>
      <w:r w:rsidRPr="00E95894">
        <w:rPr>
          <w:noProof/>
        </w:rPr>
        <w:t xml:space="preserve"> </w:t>
      </w:r>
    </w:p>
    <w:p w14:paraId="7449B334" w14:textId="77777777" w:rsidR="00E95894" w:rsidRPr="00E95894" w:rsidRDefault="00E95894" w:rsidP="00E95894">
      <w:pPr>
        <w:pStyle w:val="EndNoteBibliography"/>
        <w:ind w:left="720" w:hanging="720"/>
        <w:rPr>
          <w:noProof/>
        </w:rPr>
      </w:pPr>
      <w:r w:rsidRPr="00E95894">
        <w:rPr>
          <w:noProof/>
        </w:rPr>
        <w:t xml:space="preserve">Colotelo, A. H., Harnish, R. A., Jones, B. W., Hanson, A. C., Trott, D. M., Greiner, M. J.,…Fu, T. (2014). </w:t>
      </w:r>
      <w:r w:rsidRPr="00E95894">
        <w:rPr>
          <w:i/>
          <w:noProof/>
        </w:rPr>
        <w:t>Passage Distribution and Federal Columbia River Power System Survival for Steelhead Kelts Tagged Above and at Lower Granite Dam, Year 2</w:t>
      </w:r>
      <w:r w:rsidRPr="00E95894">
        <w:rPr>
          <w:noProof/>
        </w:rPr>
        <w:t xml:space="preserve">. U. S. D. o. E. C. DE-AC05-76RL01830. </w:t>
      </w:r>
    </w:p>
    <w:p w14:paraId="36A9D6CC" w14:textId="6BF92EBA" w:rsidR="00E95894" w:rsidRPr="00E95894" w:rsidRDefault="00E95894" w:rsidP="00E95894">
      <w:pPr>
        <w:pStyle w:val="EndNoteBibliography"/>
        <w:ind w:left="720" w:hanging="720"/>
        <w:rPr>
          <w:noProof/>
        </w:rPr>
      </w:pPr>
      <w:r w:rsidRPr="00E95894">
        <w:rPr>
          <w:noProof/>
        </w:rPr>
        <w:t xml:space="preserve">Copeland, T. D., Ackerman, M. W., Wright, K. K., &amp; Byrne, A. (2017). Life History Diversity of Snake River Steelhead Populations between and within Management Categories. </w:t>
      </w:r>
      <w:r w:rsidRPr="00E95894">
        <w:rPr>
          <w:i/>
          <w:noProof/>
        </w:rPr>
        <w:t>North American Journal of Fisheries Management</w:t>
      </w:r>
      <w:r w:rsidRPr="00E95894">
        <w:rPr>
          <w:noProof/>
        </w:rPr>
        <w:t>,</w:t>
      </w:r>
      <w:r w:rsidRPr="00E95894">
        <w:rPr>
          <w:i/>
          <w:noProof/>
        </w:rPr>
        <w:t xml:space="preserve"> 37</w:t>
      </w:r>
      <w:r w:rsidRPr="00E95894">
        <w:rPr>
          <w:noProof/>
        </w:rPr>
        <w:t xml:space="preserve">(2), 395-404. </w:t>
      </w:r>
      <w:hyperlink r:id="rId10" w:history="1">
        <w:r w:rsidRPr="00E95894">
          <w:rPr>
            <w:rStyle w:val="Hyperlink"/>
            <w:noProof/>
          </w:rPr>
          <w:t>https://doi.org/10.1080/02755947.2016.1264506</w:t>
        </w:r>
      </w:hyperlink>
      <w:r w:rsidRPr="00E95894">
        <w:rPr>
          <w:noProof/>
        </w:rPr>
        <w:t xml:space="preserve"> </w:t>
      </w:r>
    </w:p>
    <w:p w14:paraId="4CADD803" w14:textId="368D6F2F" w:rsidR="00E95894" w:rsidRPr="00E95894" w:rsidRDefault="00E95894" w:rsidP="00E95894">
      <w:pPr>
        <w:pStyle w:val="EndNoteBibliography"/>
        <w:ind w:left="720" w:hanging="720"/>
        <w:rPr>
          <w:noProof/>
        </w:rPr>
      </w:pPr>
      <w:r w:rsidRPr="00E95894">
        <w:rPr>
          <w:noProof/>
        </w:rPr>
        <w:t xml:space="preserve">Copeland, T. D., Bowersox, B. J., Ackerman, M. W., &amp; Camacho, C. (2019). Pattern of Iteroparity in Wild Snake River Steelhead. </w:t>
      </w:r>
      <w:r w:rsidRPr="00E95894">
        <w:rPr>
          <w:i/>
          <w:noProof/>
        </w:rPr>
        <w:t>Transactions of the American Fisheries Society</w:t>
      </w:r>
      <w:r w:rsidRPr="00E95894">
        <w:rPr>
          <w:noProof/>
        </w:rPr>
        <w:t>,</w:t>
      </w:r>
      <w:r w:rsidRPr="00E95894">
        <w:rPr>
          <w:i/>
          <w:noProof/>
        </w:rPr>
        <w:t xml:space="preserve"> 148</w:t>
      </w:r>
      <w:r w:rsidRPr="00E95894">
        <w:rPr>
          <w:noProof/>
        </w:rPr>
        <w:t xml:space="preserve">, 926-937. </w:t>
      </w:r>
      <w:hyperlink r:id="rId11" w:history="1">
        <w:r w:rsidRPr="00E95894">
          <w:rPr>
            <w:rStyle w:val="Hyperlink"/>
            <w:noProof/>
          </w:rPr>
          <w:t>https://doi.org/10.1002/tafs.10187</w:t>
        </w:r>
      </w:hyperlink>
      <w:r w:rsidRPr="00E95894">
        <w:rPr>
          <w:noProof/>
        </w:rPr>
        <w:t xml:space="preserve"> </w:t>
      </w:r>
    </w:p>
    <w:p w14:paraId="486B8A6C" w14:textId="3F6D5AD9" w:rsidR="00E95894" w:rsidRPr="00E95894" w:rsidRDefault="00E95894" w:rsidP="00E95894">
      <w:pPr>
        <w:pStyle w:val="EndNoteBibliography"/>
        <w:ind w:left="720" w:hanging="720"/>
        <w:rPr>
          <w:noProof/>
        </w:rPr>
      </w:pPr>
      <w:r w:rsidRPr="00E95894">
        <w:rPr>
          <w:noProof/>
        </w:rPr>
        <w:t xml:space="preserve">Evans, A. F., Beaty, R. E., Fitzpatrick, M. S., &amp; Collis, K. (2004). Identification and enumeration of steelhead kelts at a Snake River hydroelectric dam. </w:t>
      </w:r>
      <w:r w:rsidRPr="00E95894">
        <w:rPr>
          <w:i/>
          <w:noProof/>
        </w:rPr>
        <w:t>Transactions of the American Fisheries Society</w:t>
      </w:r>
      <w:r w:rsidRPr="00E95894">
        <w:rPr>
          <w:noProof/>
        </w:rPr>
        <w:t>,</w:t>
      </w:r>
      <w:r w:rsidRPr="00E95894">
        <w:rPr>
          <w:i/>
          <w:noProof/>
        </w:rPr>
        <w:t xml:space="preserve"> 133</w:t>
      </w:r>
      <w:r w:rsidRPr="00E95894">
        <w:rPr>
          <w:noProof/>
        </w:rPr>
        <w:t xml:space="preserve">(5), 1089-1099. </w:t>
      </w:r>
      <w:hyperlink r:id="rId12" w:history="1">
        <w:r w:rsidRPr="00E95894">
          <w:rPr>
            <w:rStyle w:val="Hyperlink"/>
            <w:noProof/>
          </w:rPr>
          <w:t>https://doi.org/Doi</w:t>
        </w:r>
      </w:hyperlink>
      <w:r w:rsidRPr="00E95894">
        <w:rPr>
          <w:noProof/>
        </w:rPr>
        <w:t xml:space="preserve"> 10.1577/T03-121.1 </w:t>
      </w:r>
    </w:p>
    <w:p w14:paraId="7F4E0418" w14:textId="2CEDA2FD" w:rsidR="00E95894" w:rsidRPr="00E95894" w:rsidRDefault="00E95894" w:rsidP="00E95894">
      <w:pPr>
        <w:pStyle w:val="EndNoteBibliography"/>
        <w:ind w:left="720" w:hanging="720"/>
        <w:rPr>
          <w:noProof/>
        </w:rPr>
      </w:pPr>
      <w:r w:rsidRPr="00E95894">
        <w:rPr>
          <w:noProof/>
        </w:rPr>
        <w:t xml:space="preserve">Fuchs, N. T., Caudill, C. C., Murdoch, A. R., &amp; Truscott, B. L. (2021). Overwintering Distribution and Postspawn Survival of Steelhead in the Upper Columbia River Basin. </w:t>
      </w:r>
      <w:r w:rsidRPr="00E95894">
        <w:rPr>
          <w:i/>
          <w:noProof/>
        </w:rPr>
        <w:t>North American Journal of Fisheries Management</w:t>
      </w:r>
      <w:r w:rsidRPr="00E95894">
        <w:rPr>
          <w:noProof/>
        </w:rPr>
        <w:t xml:space="preserve">, 1548-8675. </w:t>
      </w:r>
      <w:hyperlink r:id="rId13" w:history="1">
        <w:r w:rsidRPr="00E95894">
          <w:rPr>
            <w:rStyle w:val="Hyperlink"/>
            <w:noProof/>
          </w:rPr>
          <w:t>https://doi.org/DOI</w:t>
        </w:r>
      </w:hyperlink>
      <w:r w:rsidRPr="00E95894">
        <w:rPr>
          <w:noProof/>
        </w:rPr>
        <w:t xml:space="preserve">: 10.1002/nafm.10585 </w:t>
      </w:r>
    </w:p>
    <w:p w14:paraId="415C27A2" w14:textId="1F6D45F9" w:rsidR="00E95894" w:rsidRPr="00E95894" w:rsidRDefault="00E95894" w:rsidP="00E95894">
      <w:pPr>
        <w:pStyle w:val="EndNoteBibliography"/>
        <w:ind w:left="720" w:hanging="720"/>
        <w:rPr>
          <w:noProof/>
        </w:rPr>
      </w:pPr>
      <w:r w:rsidRPr="00E95894">
        <w:rPr>
          <w:noProof/>
        </w:rPr>
        <w:t xml:space="preserve">Hatch, D. R., Fast, D. E., Bosch, W. J., Blodgett, J. W., Whiteaker, J. M., Branstetter, R., &amp; Pierce, A. L. (2013). Survival and traits of reconditioned kelt steelhead </w:t>
      </w:r>
      <w:r w:rsidRPr="00E95894">
        <w:rPr>
          <w:i/>
          <w:noProof/>
        </w:rPr>
        <w:t>Oncorhynchus mykiss</w:t>
      </w:r>
      <w:r w:rsidRPr="00E95894">
        <w:rPr>
          <w:noProof/>
        </w:rPr>
        <w:t xml:space="preserve"> in the Yakima River, Washington. </w:t>
      </w:r>
      <w:r w:rsidRPr="00E95894">
        <w:rPr>
          <w:i/>
          <w:noProof/>
        </w:rPr>
        <w:t>North American Journal of Fisheries Management</w:t>
      </w:r>
      <w:r w:rsidRPr="00E95894">
        <w:rPr>
          <w:noProof/>
        </w:rPr>
        <w:t>,</w:t>
      </w:r>
      <w:r w:rsidRPr="00E95894">
        <w:rPr>
          <w:i/>
          <w:noProof/>
        </w:rPr>
        <w:t xml:space="preserve"> 33</w:t>
      </w:r>
      <w:r w:rsidRPr="00E95894">
        <w:rPr>
          <w:noProof/>
        </w:rPr>
        <w:t xml:space="preserve">(3), 615-625. </w:t>
      </w:r>
      <w:hyperlink r:id="rId14" w:history="1">
        <w:r w:rsidRPr="00E95894">
          <w:rPr>
            <w:rStyle w:val="Hyperlink"/>
            <w:noProof/>
          </w:rPr>
          <w:t>https://doi.org/10.1080/02755947.2013.788586</w:t>
        </w:r>
      </w:hyperlink>
      <w:r w:rsidRPr="00E95894">
        <w:rPr>
          <w:noProof/>
        </w:rPr>
        <w:t xml:space="preserve"> </w:t>
      </w:r>
    </w:p>
    <w:p w14:paraId="081ADE9B" w14:textId="37786C62" w:rsidR="00E95894" w:rsidRPr="00E95894" w:rsidRDefault="00E95894" w:rsidP="00E95894">
      <w:pPr>
        <w:pStyle w:val="EndNoteBibliography"/>
        <w:ind w:left="720" w:hanging="720"/>
        <w:rPr>
          <w:noProof/>
        </w:rPr>
      </w:pPr>
      <w:r w:rsidRPr="00E95894">
        <w:rPr>
          <w:noProof/>
        </w:rPr>
        <w:t xml:space="preserve">Jenkins, L. E., Medeiros, L. R., Cervantes, D. L., Nagler, J. J., &amp; Pierce, A. L. (2023). Effects of post-spawning ration restriction on reproductive development and the growth hormone/insulin-like growth factor-1 axis in female rainbow trout (Oncorhynchus mykiss). </w:t>
      </w:r>
      <w:r w:rsidRPr="00E95894">
        <w:rPr>
          <w:i/>
          <w:noProof/>
        </w:rPr>
        <w:t>Comparative Biochemistry and Physiology, Part A</w:t>
      </w:r>
      <w:r w:rsidRPr="00E95894">
        <w:rPr>
          <w:noProof/>
        </w:rPr>
        <w:t>,</w:t>
      </w:r>
      <w:r w:rsidRPr="00E95894">
        <w:rPr>
          <w:i/>
          <w:noProof/>
        </w:rPr>
        <w:t xml:space="preserve"> 285</w:t>
      </w:r>
      <w:r w:rsidRPr="00E95894">
        <w:rPr>
          <w:noProof/>
        </w:rPr>
        <w:t xml:space="preserve">, 111510. </w:t>
      </w:r>
      <w:hyperlink r:id="rId15" w:history="1">
        <w:r w:rsidRPr="00E95894">
          <w:rPr>
            <w:rStyle w:val="Hyperlink"/>
            <w:noProof/>
          </w:rPr>
          <w:t>https://doi.org/10.1016/j.cbpa.2023.111510</w:t>
        </w:r>
      </w:hyperlink>
      <w:r w:rsidRPr="00E95894">
        <w:rPr>
          <w:noProof/>
        </w:rPr>
        <w:t xml:space="preserve"> </w:t>
      </w:r>
    </w:p>
    <w:p w14:paraId="0FAC477A" w14:textId="2E81B369" w:rsidR="00E95894" w:rsidRPr="00E95894" w:rsidRDefault="00E95894" w:rsidP="00E95894">
      <w:pPr>
        <w:pStyle w:val="EndNoteBibliography"/>
        <w:ind w:left="720" w:hanging="720"/>
        <w:rPr>
          <w:noProof/>
        </w:rPr>
      </w:pPr>
      <w:r w:rsidRPr="00E95894">
        <w:rPr>
          <w:noProof/>
        </w:rPr>
        <w:t xml:space="preserve">Jenkins, L. E., Medeiros, L. R., Graham, N. D., Hoffman, B. M., Cervantes, D. L., Hatch, D. R.,…Pierce, A. L. (2023). Feeding after spawning and energy balance at spawning are associated with repeat spawning interval in steelhead trout. </w:t>
      </w:r>
      <w:r w:rsidRPr="00E95894">
        <w:rPr>
          <w:i/>
          <w:noProof/>
        </w:rPr>
        <w:t>Gen Comp Endocrinol</w:t>
      </w:r>
      <w:r w:rsidRPr="00E95894">
        <w:rPr>
          <w:noProof/>
        </w:rPr>
        <w:t>,</w:t>
      </w:r>
      <w:r w:rsidRPr="00E95894">
        <w:rPr>
          <w:i/>
          <w:noProof/>
        </w:rPr>
        <w:t xml:space="preserve"> 332</w:t>
      </w:r>
      <w:r w:rsidRPr="00E95894">
        <w:rPr>
          <w:noProof/>
        </w:rPr>
        <w:t xml:space="preserve">, 114181. </w:t>
      </w:r>
      <w:hyperlink r:id="rId16" w:history="1">
        <w:r w:rsidRPr="00E95894">
          <w:rPr>
            <w:rStyle w:val="Hyperlink"/>
            <w:noProof/>
          </w:rPr>
          <w:t>https://doi.org/10.1016/j.ygcen.2022.114181</w:t>
        </w:r>
      </w:hyperlink>
      <w:r w:rsidRPr="00E95894">
        <w:rPr>
          <w:noProof/>
        </w:rPr>
        <w:t xml:space="preserve"> </w:t>
      </w:r>
    </w:p>
    <w:p w14:paraId="69055111" w14:textId="2E68A2E0" w:rsidR="00E95894" w:rsidRPr="00E95894" w:rsidRDefault="00E95894" w:rsidP="00E95894">
      <w:pPr>
        <w:pStyle w:val="EndNoteBibliography"/>
        <w:ind w:left="720" w:hanging="720"/>
        <w:rPr>
          <w:noProof/>
        </w:rPr>
      </w:pPr>
      <w:r w:rsidRPr="00E95894">
        <w:rPr>
          <w:noProof/>
        </w:rPr>
        <w:t xml:space="preserve">Jenkins, L. E., Pierce, A. L., Caudill, C. C., Graham, N. D., Medeiros, L. R., Hatch, D. R., &amp; Nagler, J. J. (2020). Effects of Physiological Condition on Aspects of Repeat Spawning in Female Steelhead Reconditioned in Captivity. </w:t>
      </w:r>
      <w:r w:rsidRPr="00E95894">
        <w:rPr>
          <w:i/>
          <w:noProof/>
        </w:rPr>
        <w:t>Transactions of the American Fisheries Society</w:t>
      </w:r>
      <w:r w:rsidRPr="00E95894">
        <w:rPr>
          <w:noProof/>
        </w:rPr>
        <w:t xml:space="preserve">, 1548-8659. </w:t>
      </w:r>
      <w:hyperlink r:id="rId17" w:history="1">
        <w:r w:rsidRPr="00E95894">
          <w:rPr>
            <w:rStyle w:val="Hyperlink"/>
            <w:noProof/>
          </w:rPr>
          <w:t>https://doi.org/10.1002/tafs.10224</w:t>
        </w:r>
      </w:hyperlink>
      <w:r w:rsidRPr="00E95894">
        <w:rPr>
          <w:noProof/>
        </w:rPr>
        <w:t xml:space="preserve"> </w:t>
      </w:r>
    </w:p>
    <w:p w14:paraId="75A58D32" w14:textId="542E8568" w:rsidR="00E95894" w:rsidRPr="00E95894" w:rsidRDefault="00E95894" w:rsidP="00E95894">
      <w:pPr>
        <w:pStyle w:val="EndNoteBibliography"/>
        <w:ind w:left="720" w:hanging="720"/>
        <w:rPr>
          <w:noProof/>
        </w:rPr>
      </w:pPr>
      <w:r w:rsidRPr="00E95894">
        <w:rPr>
          <w:noProof/>
        </w:rPr>
        <w:lastRenderedPageBreak/>
        <w:t>Jenkins, L. E., Pierce, A. L., Graham, N., Branstetter, R., Hatch, D. R., &amp; Nagler, J. J. (2018). Reproductive performance and energy balance in consecutive and repeat spawning female steelhead</w:t>
      </w:r>
      <w:r w:rsidRPr="00E95894">
        <w:rPr>
          <w:i/>
          <w:noProof/>
        </w:rPr>
        <w:t xml:space="preserve"> </w:t>
      </w:r>
      <w:r w:rsidRPr="00E95894">
        <w:rPr>
          <w:noProof/>
        </w:rPr>
        <w:t xml:space="preserve">reconditioned in captivity. </w:t>
      </w:r>
      <w:r w:rsidRPr="00E95894">
        <w:rPr>
          <w:i/>
          <w:noProof/>
        </w:rPr>
        <w:t>Transactions of the American Fisheries Society</w:t>
      </w:r>
      <w:r w:rsidRPr="00E95894">
        <w:rPr>
          <w:noProof/>
        </w:rPr>
        <w:t>,</w:t>
      </w:r>
      <w:r w:rsidRPr="00E95894">
        <w:rPr>
          <w:i/>
          <w:noProof/>
        </w:rPr>
        <w:t xml:space="preserve"> 147</w:t>
      </w:r>
      <w:r w:rsidRPr="00E95894">
        <w:rPr>
          <w:noProof/>
        </w:rPr>
        <w:t xml:space="preserve">(5), 959-971. </w:t>
      </w:r>
      <w:hyperlink r:id="rId18" w:history="1">
        <w:r w:rsidRPr="00E95894">
          <w:rPr>
            <w:rStyle w:val="Hyperlink"/>
            <w:noProof/>
          </w:rPr>
          <w:t>https://doi.org/10.1002/tafs.10089</w:t>
        </w:r>
      </w:hyperlink>
      <w:r w:rsidRPr="00E95894">
        <w:rPr>
          <w:noProof/>
        </w:rPr>
        <w:t xml:space="preserve"> </w:t>
      </w:r>
    </w:p>
    <w:p w14:paraId="08D62D6E" w14:textId="0D12AF6C" w:rsidR="00E95894" w:rsidRPr="00E95894" w:rsidRDefault="00E95894" w:rsidP="00E95894">
      <w:pPr>
        <w:pStyle w:val="EndNoteBibliography"/>
        <w:ind w:left="720" w:hanging="720"/>
        <w:rPr>
          <w:noProof/>
        </w:rPr>
      </w:pPr>
      <w:r w:rsidRPr="00E95894">
        <w:rPr>
          <w:noProof/>
        </w:rPr>
        <w:t>Jenkins, L. E., Pierce, A. L., Graham, N. D., Medeiros, L. R., Hatch, D. R., &amp; Nagler, J. J. (2019). Elevated plasma triglycerides and growth rate are early indicators of reproductive status in post-spawning female steelhead trout (</w:t>
      </w:r>
      <w:r w:rsidRPr="00E95894">
        <w:rPr>
          <w:i/>
          <w:noProof/>
        </w:rPr>
        <w:t>Oncorhynchus mykiss</w:t>
      </w:r>
      <w:r w:rsidRPr="00E95894">
        <w:rPr>
          <w:noProof/>
        </w:rPr>
        <w:t xml:space="preserve">). </w:t>
      </w:r>
      <w:r w:rsidRPr="00E95894">
        <w:rPr>
          <w:i/>
          <w:noProof/>
        </w:rPr>
        <w:t>Conservation Physiology</w:t>
      </w:r>
      <w:r w:rsidRPr="00E95894">
        <w:rPr>
          <w:noProof/>
        </w:rPr>
        <w:t>,</w:t>
      </w:r>
      <w:r w:rsidRPr="00E95894">
        <w:rPr>
          <w:i/>
          <w:noProof/>
        </w:rPr>
        <w:t xml:space="preserve"> 7</w:t>
      </w:r>
      <w:r w:rsidRPr="00E95894">
        <w:rPr>
          <w:noProof/>
        </w:rPr>
        <w:t xml:space="preserve">(1), coz038. </w:t>
      </w:r>
      <w:hyperlink r:id="rId19" w:history="1">
        <w:r w:rsidRPr="00E95894">
          <w:rPr>
            <w:rStyle w:val="Hyperlink"/>
            <w:noProof/>
          </w:rPr>
          <w:t>https://doi.org/10.1093/conphys/coz038</w:t>
        </w:r>
      </w:hyperlink>
      <w:r w:rsidRPr="00E95894">
        <w:rPr>
          <w:noProof/>
        </w:rPr>
        <w:t xml:space="preserve"> </w:t>
      </w:r>
    </w:p>
    <w:p w14:paraId="4A6838AE" w14:textId="39AEA03E" w:rsidR="00E95894" w:rsidRPr="00E95894" w:rsidRDefault="00E95894" w:rsidP="00E95894">
      <w:pPr>
        <w:pStyle w:val="EndNoteBibliography"/>
        <w:ind w:left="720" w:hanging="720"/>
        <w:rPr>
          <w:noProof/>
        </w:rPr>
      </w:pPr>
      <w:r w:rsidRPr="00E95894">
        <w:rPr>
          <w:noProof/>
        </w:rPr>
        <w:t xml:space="preserve">Jonsson, N., Hansen, L. P., &amp; Jonsson, B. (1991). Variation in Age, Size and Repeat Spawning of Adult Atlantic Salmon in Relation to River Discharge. </w:t>
      </w:r>
      <w:r w:rsidRPr="00E95894">
        <w:rPr>
          <w:i/>
          <w:noProof/>
        </w:rPr>
        <w:t>Journal of Animal Ecology</w:t>
      </w:r>
      <w:r w:rsidRPr="00E95894">
        <w:rPr>
          <w:noProof/>
        </w:rPr>
        <w:t>,</w:t>
      </w:r>
      <w:r w:rsidRPr="00E95894">
        <w:rPr>
          <w:i/>
          <w:noProof/>
        </w:rPr>
        <w:t xml:space="preserve"> 60</w:t>
      </w:r>
      <w:r w:rsidRPr="00E95894">
        <w:rPr>
          <w:noProof/>
        </w:rPr>
        <w:t xml:space="preserve">, 937-947. </w:t>
      </w:r>
      <w:hyperlink r:id="rId20" w:history="1">
        <w:r w:rsidRPr="00E95894">
          <w:rPr>
            <w:rStyle w:val="Hyperlink"/>
            <w:noProof/>
          </w:rPr>
          <w:t>https://doi.org/http://www.jstor.org/stable/5423</w:t>
        </w:r>
      </w:hyperlink>
      <w:r w:rsidRPr="00E95894">
        <w:rPr>
          <w:noProof/>
        </w:rPr>
        <w:t xml:space="preserve"> </w:t>
      </w:r>
    </w:p>
    <w:p w14:paraId="6E49FB54" w14:textId="77777777" w:rsidR="00E95894" w:rsidRPr="00E95894" w:rsidRDefault="00E95894" w:rsidP="00E95894">
      <w:pPr>
        <w:pStyle w:val="EndNoteBibliography"/>
        <w:ind w:left="720" w:hanging="720"/>
        <w:rPr>
          <w:noProof/>
        </w:rPr>
      </w:pPr>
      <w:r w:rsidRPr="00E95894">
        <w:rPr>
          <w:noProof/>
        </w:rPr>
        <w:t xml:space="preserve">Keefer, M. L., &amp; Caudill, C. C. (2014). </w:t>
      </w:r>
      <w:r w:rsidRPr="00E95894">
        <w:rPr>
          <w:i/>
          <w:noProof/>
        </w:rPr>
        <w:t>Estimating iteroparity in Columbia River steelhead using records archived in the Columbia River PIT tag information system (PTAGIS) database</w:t>
      </w:r>
      <w:r w:rsidRPr="00E95894">
        <w:rPr>
          <w:noProof/>
        </w:rPr>
        <w:t xml:space="preserve">. </w:t>
      </w:r>
    </w:p>
    <w:p w14:paraId="12629C8C" w14:textId="58CA3AC7" w:rsidR="00E95894" w:rsidRPr="00E95894" w:rsidRDefault="00E95894" w:rsidP="00E95894">
      <w:pPr>
        <w:pStyle w:val="EndNoteBibliography"/>
        <w:ind w:left="720" w:hanging="720"/>
        <w:rPr>
          <w:noProof/>
        </w:rPr>
      </w:pPr>
      <w:r w:rsidRPr="00E95894">
        <w:rPr>
          <w:noProof/>
        </w:rPr>
        <w:t>Keefer, M. L., Jepson, M. A., Clabough, T. S., Johnson, E. L., Narum, S. R., Hess, J. E., &amp; Caudill, C. C. (2018). Sea-to-sea survival of late-run adult steelhead (</w:t>
      </w:r>
      <w:r w:rsidRPr="00E95894">
        <w:rPr>
          <w:i/>
          <w:noProof/>
        </w:rPr>
        <w:t>Oncorhynchus mykiss</w:t>
      </w:r>
      <w:r w:rsidRPr="00E95894">
        <w:rPr>
          <w:noProof/>
        </w:rPr>
        <w:t xml:space="preserve">) from the Columbia and Snake rivers. </w:t>
      </w:r>
      <w:r w:rsidRPr="00E95894">
        <w:rPr>
          <w:i/>
          <w:noProof/>
        </w:rPr>
        <w:t>Can. J. Fish. Aqua. Sci.</w:t>
      </w:r>
      <w:r w:rsidRPr="00E95894">
        <w:rPr>
          <w:noProof/>
        </w:rPr>
        <w:t>,</w:t>
      </w:r>
      <w:r w:rsidRPr="00E95894">
        <w:rPr>
          <w:i/>
          <w:noProof/>
        </w:rPr>
        <w:t xml:space="preserve"> 75</w:t>
      </w:r>
      <w:r w:rsidRPr="00E95894">
        <w:rPr>
          <w:noProof/>
        </w:rPr>
        <w:t xml:space="preserve">, 331-341. </w:t>
      </w:r>
      <w:hyperlink r:id="rId21" w:history="1">
        <w:r w:rsidRPr="00E95894">
          <w:rPr>
            <w:rStyle w:val="Hyperlink"/>
            <w:noProof/>
          </w:rPr>
          <w:t>https://doi.org/10.1139/cjfas-2016-0430</w:t>
        </w:r>
      </w:hyperlink>
      <w:r w:rsidRPr="00E95894">
        <w:rPr>
          <w:noProof/>
        </w:rPr>
        <w:t xml:space="preserve"> </w:t>
      </w:r>
    </w:p>
    <w:p w14:paraId="79FF865D" w14:textId="58B10841" w:rsidR="00E95894" w:rsidRPr="00E95894" w:rsidRDefault="00E95894" w:rsidP="00E95894">
      <w:pPr>
        <w:pStyle w:val="EndNoteBibliography"/>
        <w:ind w:left="720" w:hanging="720"/>
        <w:rPr>
          <w:noProof/>
        </w:rPr>
      </w:pPr>
      <w:r w:rsidRPr="00E95894">
        <w:rPr>
          <w:noProof/>
        </w:rPr>
        <w:t>Keefer, M. L., Wertheimer, R. H., Evans, A. F., Boggs, C. T., &amp; Peery, C. A. (2008). Iteroparity in Columbia River summer-run steelhead (</w:t>
      </w:r>
      <w:r w:rsidRPr="00E95894">
        <w:rPr>
          <w:i/>
          <w:noProof/>
        </w:rPr>
        <w:t>Oncorhynchus mykiss</w:t>
      </w:r>
      <w:r w:rsidRPr="00E95894">
        <w:rPr>
          <w:noProof/>
        </w:rPr>
        <w:t xml:space="preserve">): Implications for conservation. </w:t>
      </w:r>
      <w:r w:rsidRPr="00E95894">
        <w:rPr>
          <w:i/>
          <w:noProof/>
        </w:rPr>
        <w:t>Canadian Journal of Fisheries and Aquatic Sciences</w:t>
      </w:r>
      <w:r w:rsidRPr="00E95894">
        <w:rPr>
          <w:noProof/>
        </w:rPr>
        <w:t>,</w:t>
      </w:r>
      <w:r w:rsidRPr="00E95894">
        <w:rPr>
          <w:i/>
          <w:noProof/>
        </w:rPr>
        <w:t xml:space="preserve"> 65</w:t>
      </w:r>
      <w:r w:rsidRPr="00E95894">
        <w:rPr>
          <w:noProof/>
        </w:rPr>
        <w:t xml:space="preserve">(12), 2592-2605. </w:t>
      </w:r>
      <w:hyperlink r:id="rId22" w:history="1">
        <w:r w:rsidRPr="00E95894">
          <w:rPr>
            <w:rStyle w:val="Hyperlink"/>
            <w:noProof/>
          </w:rPr>
          <w:t>https://doi.org/10.1139/F08-160</w:t>
        </w:r>
      </w:hyperlink>
      <w:r w:rsidRPr="00E95894">
        <w:rPr>
          <w:noProof/>
        </w:rPr>
        <w:t xml:space="preserve"> </w:t>
      </w:r>
    </w:p>
    <w:p w14:paraId="6B3BCA0C" w14:textId="77777777" w:rsidR="00E95894" w:rsidRPr="00E95894" w:rsidRDefault="00E95894" w:rsidP="00E95894">
      <w:pPr>
        <w:pStyle w:val="EndNoteBibliography"/>
        <w:ind w:left="720" w:hanging="720"/>
        <w:rPr>
          <w:noProof/>
        </w:rPr>
      </w:pPr>
      <w:r w:rsidRPr="00E95894">
        <w:rPr>
          <w:noProof/>
        </w:rPr>
        <w:t xml:space="preserve">Long, J. B., &amp; Griffin, L. E. (1937). Spawning and migratory habits of Columbia River steelhead trout as determined by scale studies. </w:t>
      </w:r>
      <w:r w:rsidRPr="00E95894">
        <w:rPr>
          <w:i/>
          <w:noProof/>
        </w:rPr>
        <w:t>Copeia</w:t>
      </w:r>
      <w:r w:rsidRPr="00E95894">
        <w:rPr>
          <w:noProof/>
        </w:rPr>
        <w:t xml:space="preserve">(1937), 62. </w:t>
      </w:r>
    </w:p>
    <w:p w14:paraId="28A29854" w14:textId="77777777" w:rsidR="00E95894" w:rsidRPr="00E95894" w:rsidRDefault="00E95894" w:rsidP="00E95894">
      <w:pPr>
        <w:pStyle w:val="EndNoteBibliography"/>
        <w:ind w:left="720" w:hanging="720"/>
        <w:rPr>
          <w:noProof/>
        </w:rPr>
      </w:pPr>
      <w:r w:rsidRPr="00E95894">
        <w:rPr>
          <w:noProof/>
        </w:rPr>
        <w:t xml:space="preserve">Marston, B., Johnson, R. E., &amp; Power, S. (2012). </w:t>
      </w:r>
      <w:r w:rsidRPr="00E95894">
        <w:rPr>
          <w:i/>
          <w:noProof/>
        </w:rPr>
        <w:t>Steelhead studies from the Situk River in Southeast Alaska, 2002-2008</w:t>
      </w:r>
      <w:r w:rsidRPr="00E95894">
        <w:rPr>
          <w:noProof/>
        </w:rPr>
        <w:t xml:space="preserve">. </w:t>
      </w:r>
    </w:p>
    <w:p w14:paraId="20E738FE" w14:textId="73C0E913" w:rsidR="00E95894" w:rsidRPr="00E95894" w:rsidRDefault="00E95894" w:rsidP="00E95894">
      <w:pPr>
        <w:pStyle w:val="EndNoteBibliography"/>
        <w:ind w:left="720" w:hanging="720"/>
        <w:rPr>
          <w:noProof/>
        </w:rPr>
      </w:pPr>
      <w:r w:rsidRPr="00E95894">
        <w:rPr>
          <w:noProof/>
        </w:rPr>
        <w:t xml:space="preserve">Matala, A. P., Hatch, D. R., Everett, S., Ackerman, M. W., Bowersox, B., Campbell, M., &amp; Narum, S. (2016). What goes up does not come down: the stock composition and demographic characteristics of upstream migrating steelhead differ from post-spawn emigrating kelts. </w:t>
      </w:r>
      <w:r w:rsidRPr="00E95894">
        <w:rPr>
          <w:i/>
          <w:noProof/>
        </w:rPr>
        <w:t>ICES Journal of Marine Science</w:t>
      </w:r>
      <w:r w:rsidRPr="00E95894">
        <w:rPr>
          <w:noProof/>
        </w:rPr>
        <w:t>,</w:t>
      </w:r>
      <w:r w:rsidRPr="00E95894">
        <w:rPr>
          <w:i/>
          <w:noProof/>
        </w:rPr>
        <w:t xml:space="preserve"> 73</w:t>
      </w:r>
      <w:r w:rsidRPr="00E95894">
        <w:rPr>
          <w:noProof/>
        </w:rPr>
        <w:t xml:space="preserve">(10), 2595-2605. </w:t>
      </w:r>
      <w:hyperlink r:id="rId23" w:history="1">
        <w:r w:rsidRPr="00E95894">
          <w:rPr>
            <w:rStyle w:val="Hyperlink"/>
            <w:noProof/>
          </w:rPr>
          <w:t>https://doi.org/10.1093/icesjms/fsw109</w:t>
        </w:r>
      </w:hyperlink>
      <w:r w:rsidRPr="00E95894">
        <w:rPr>
          <w:noProof/>
        </w:rPr>
        <w:t xml:space="preserve"> </w:t>
      </w:r>
    </w:p>
    <w:p w14:paraId="774D8E74" w14:textId="61CB9351" w:rsidR="00E95894" w:rsidRPr="00E95894" w:rsidRDefault="00E95894" w:rsidP="00E95894">
      <w:pPr>
        <w:pStyle w:val="EndNoteBibliography"/>
        <w:ind w:left="720" w:hanging="720"/>
        <w:rPr>
          <w:noProof/>
        </w:rPr>
      </w:pPr>
      <w:r w:rsidRPr="00E95894">
        <w:rPr>
          <w:noProof/>
        </w:rPr>
        <w:t xml:space="preserve">Moore, J. W., Yeakel, J. D., Peard, D., Lough, J., &amp; Beere, M. (2014). Life-history diversity and its importance to population stability and persistence of a migratory fish: steelhead in two large North American watersheds. </w:t>
      </w:r>
      <w:r w:rsidRPr="00E95894">
        <w:rPr>
          <w:i/>
          <w:noProof/>
        </w:rPr>
        <w:t>Journal of Animal Ecology</w:t>
      </w:r>
      <w:r w:rsidRPr="00E95894">
        <w:rPr>
          <w:noProof/>
        </w:rPr>
        <w:t>,</w:t>
      </w:r>
      <w:r w:rsidRPr="00E95894">
        <w:rPr>
          <w:i/>
          <w:noProof/>
        </w:rPr>
        <w:t xml:space="preserve"> 83</w:t>
      </w:r>
      <w:r w:rsidRPr="00E95894">
        <w:rPr>
          <w:noProof/>
        </w:rPr>
        <w:t xml:space="preserve">(5), 1035-1046. </w:t>
      </w:r>
      <w:hyperlink r:id="rId24" w:history="1">
        <w:r w:rsidRPr="00E95894">
          <w:rPr>
            <w:rStyle w:val="Hyperlink"/>
            <w:noProof/>
          </w:rPr>
          <w:t>https://doi.org/10.1111/1365-2656.12212</w:t>
        </w:r>
      </w:hyperlink>
      <w:r w:rsidRPr="00E95894">
        <w:rPr>
          <w:noProof/>
        </w:rPr>
        <w:t xml:space="preserve"> </w:t>
      </w:r>
    </w:p>
    <w:p w14:paraId="18D9D400" w14:textId="4033AB15" w:rsidR="00E95894" w:rsidRPr="00E95894" w:rsidRDefault="00E95894" w:rsidP="00E95894">
      <w:pPr>
        <w:pStyle w:val="EndNoteBibliography"/>
        <w:ind w:left="720" w:hanging="720"/>
        <w:rPr>
          <w:noProof/>
        </w:rPr>
      </w:pPr>
      <w:r w:rsidRPr="00E95894">
        <w:rPr>
          <w:noProof/>
        </w:rPr>
        <w:t xml:space="preserve">Niemala, E., Makinen, T. S., Moen, K., Hassinen, E., Erkinaro, J., Lansman, M., &amp; Julkunen, M. (2000). Age, sex ratio and timing of the catch of kelts and ascending Atlantic salmon in the subarctic River Teno. </w:t>
      </w:r>
      <w:r w:rsidRPr="00E95894">
        <w:rPr>
          <w:i/>
          <w:noProof/>
        </w:rPr>
        <w:t>Journal of Fish Biology</w:t>
      </w:r>
      <w:r w:rsidRPr="00E95894">
        <w:rPr>
          <w:noProof/>
        </w:rPr>
        <w:t>,</w:t>
      </w:r>
      <w:r w:rsidRPr="00E95894">
        <w:rPr>
          <w:i/>
          <w:noProof/>
        </w:rPr>
        <w:t xml:space="preserve"> 56</w:t>
      </w:r>
      <w:r w:rsidRPr="00E95894">
        <w:rPr>
          <w:noProof/>
        </w:rPr>
        <w:t xml:space="preserve">, 974-985. </w:t>
      </w:r>
      <w:hyperlink r:id="rId25" w:history="1">
        <w:r w:rsidRPr="00E95894">
          <w:rPr>
            <w:rStyle w:val="Hyperlink"/>
            <w:noProof/>
          </w:rPr>
          <w:t>https://doi.org/10.1006/jfbi.1999.1223</w:t>
        </w:r>
      </w:hyperlink>
      <w:r w:rsidRPr="00E95894">
        <w:rPr>
          <w:noProof/>
        </w:rPr>
        <w:t xml:space="preserve"> </w:t>
      </w:r>
    </w:p>
    <w:p w14:paraId="51B4DB05" w14:textId="357074CE" w:rsidR="00E95894" w:rsidRPr="00E95894" w:rsidRDefault="00E95894" w:rsidP="00E95894">
      <w:pPr>
        <w:pStyle w:val="EndNoteBibliography"/>
        <w:ind w:left="720" w:hanging="720"/>
        <w:rPr>
          <w:noProof/>
        </w:rPr>
      </w:pPr>
      <w:r w:rsidRPr="00E95894">
        <w:rPr>
          <w:noProof/>
        </w:rPr>
        <w:t>Nyqvist, D., Calles, O., Bergman, E., Hagelin, A., &amp; Greenberg, L. A. (2016). Post-spawning survival and downstream passage of landlocked Atlantic salmon (</w:t>
      </w:r>
      <w:r w:rsidRPr="00E95894">
        <w:rPr>
          <w:i/>
          <w:noProof/>
        </w:rPr>
        <w:t>Salmo salar</w:t>
      </w:r>
      <w:r w:rsidRPr="00E95894">
        <w:rPr>
          <w:noProof/>
        </w:rPr>
        <w:t xml:space="preserve">) in a regulated river: is there potential for repeat spawning? </w:t>
      </w:r>
      <w:r w:rsidRPr="00E95894">
        <w:rPr>
          <w:i/>
          <w:noProof/>
        </w:rPr>
        <w:t>River Research and Applications</w:t>
      </w:r>
      <w:r w:rsidRPr="00E95894">
        <w:rPr>
          <w:noProof/>
        </w:rPr>
        <w:t>,</w:t>
      </w:r>
      <w:r w:rsidRPr="00E95894">
        <w:rPr>
          <w:i/>
          <w:noProof/>
        </w:rPr>
        <w:t xml:space="preserve"> 32</w:t>
      </w:r>
      <w:r w:rsidRPr="00E95894">
        <w:rPr>
          <w:noProof/>
        </w:rPr>
        <w:t xml:space="preserve">, 1008-1017. </w:t>
      </w:r>
      <w:hyperlink r:id="rId26" w:history="1">
        <w:r w:rsidRPr="00E95894">
          <w:rPr>
            <w:rStyle w:val="Hyperlink"/>
            <w:noProof/>
          </w:rPr>
          <w:t>https://doi.org/10.1002/rra.2926</w:t>
        </w:r>
      </w:hyperlink>
      <w:r w:rsidRPr="00E95894">
        <w:rPr>
          <w:noProof/>
        </w:rPr>
        <w:t xml:space="preserve"> </w:t>
      </w:r>
    </w:p>
    <w:p w14:paraId="6F0A9DE2" w14:textId="0C82D0C8" w:rsidR="00E95894" w:rsidRPr="00E95894" w:rsidRDefault="00E95894" w:rsidP="00E95894">
      <w:pPr>
        <w:pStyle w:val="EndNoteBibliography"/>
        <w:ind w:left="720" w:hanging="720"/>
        <w:rPr>
          <w:noProof/>
        </w:rPr>
      </w:pPr>
      <w:r w:rsidRPr="00E95894">
        <w:rPr>
          <w:noProof/>
        </w:rPr>
        <w:t xml:space="preserve">Ohlberger, J., Buhle, E. R., Buehrens, T. W., Kendall, N. W., Harbison, T., Claiborne, A. M.,…Scheuerell, M. D. (2025). Declining Marine Survival of Steelhead Trout Linked to </w:t>
      </w:r>
      <w:r w:rsidRPr="00E95894">
        <w:rPr>
          <w:noProof/>
        </w:rPr>
        <w:lastRenderedPageBreak/>
        <w:t xml:space="preserve">Climate and Ecosystem Change. </w:t>
      </w:r>
      <w:r w:rsidRPr="00E95894">
        <w:rPr>
          <w:i/>
          <w:noProof/>
        </w:rPr>
        <w:t>Fish and Fisheries</w:t>
      </w:r>
      <w:r w:rsidRPr="00E95894">
        <w:rPr>
          <w:noProof/>
        </w:rPr>
        <w:t>,</w:t>
      </w:r>
      <w:r w:rsidRPr="00E95894">
        <w:rPr>
          <w:i/>
          <w:noProof/>
        </w:rPr>
        <w:t xml:space="preserve"> 26</w:t>
      </w:r>
      <w:r w:rsidRPr="00E95894">
        <w:rPr>
          <w:noProof/>
        </w:rPr>
        <w:t xml:space="preserve">, 331-345. </w:t>
      </w:r>
      <w:hyperlink r:id="rId27" w:history="1">
        <w:r w:rsidRPr="00E95894">
          <w:rPr>
            <w:rStyle w:val="Hyperlink"/>
            <w:noProof/>
          </w:rPr>
          <w:t>https://doi.org/10.1111/faf.12878</w:t>
        </w:r>
      </w:hyperlink>
      <w:r w:rsidRPr="00E95894">
        <w:rPr>
          <w:noProof/>
        </w:rPr>
        <w:t xml:space="preserve"> </w:t>
      </w:r>
    </w:p>
    <w:p w14:paraId="42B42081" w14:textId="4924A24E" w:rsidR="00E95894" w:rsidRPr="00E95894" w:rsidRDefault="00E95894" w:rsidP="00E95894">
      <w:pPr>
        <w:pStyle w:val="EndNoteBibliography"/>
        <w:ind w:left="720" w:hanging="720"/>
        <w:rPr>
          <w:noProof/>
        </w:rPr>
      </w:pPr>
      <w:r w:rsidRPr="00E95894">
        <w:rPr>
          <w:noProof/>
        </w:rPr>
        <w:t xml:space="preserve">Pierce, A. L., Blodgett, J. W., Cavileer, T. D., Medeiros, L. R., Boyce, J., Caldwell, L. K.,…Nagler, J. J. (2017). Reproductive development in captive reconditioned female steelhead kelts: evidence for consecutive and skip spawning life histories. </w:t>
      </w:r>
      <w:r w:rsidRPr="00E95894">
        <w:rPr>
          <w:i/>
          <w:noProof/>
        </w:rPr>
        <w:t>Canadian Journal of Fisheries and Aquatic Sciences</w:t>
      </w:r>
      <w:r w:rsidRPr="00E95894">
        <w:rPr>
          <w:noProof/>
        </w:rPr>
        <w:t>,</w:t>
      </w:r>
      <w:r w:rsidRPr="00E95894">
        <w:rPr>
          <w:i/>
          <w:noProof/>
        </w:rPr>
        <w:t xml:space="preserve"> 74</w:t>
      </w:r>
      <w:r w:rsidRPr="00E95894">
        <w:rPr>
          <w:noProof/>
        </w:rPr>
        <w:t xml:space="preserve">(7), 1049-1060. </w:t>
      </w:r>
      <w:hyperlink r:id="rId28" w:history="1">
        <w:r w:rsidRPr="00E95894">
          <w:rPr>
            <w:rStyle w:val="Hyperlink"/>
            <w:noProof/>
          </w:rPr>
          <w:t>https://doi.org/10.1139/cjfas-2016-0065</w:t>
        </w:r>
      </w:hyperlink>
      <w:r w:rsidRPr="00E95894">
        <w:rPr>
          <w:noProof/>
        </w:rPr>
        <w:t xml:space="preserve"> </w:t>
      </w:r>
    </w:p>
    <w:p w14:paraId="1BDC46B7" w14:textId="4F4E10F6" w:rsidR="00E95894" w:rsidRPr="00E95894" w:rsidRDefault="00E95894" w:rsidP="00E95894">
      <w:pPr>
        <w:pStyle w:val="EndNoteBibliography"/>
        <w:ind w:left="720" w:hanging="720"/>
        <w:rPr>
          <w:noProof/>
        </w:rPr>
      </w:pPr>
      <w:r w:rsidRPr="00E95894">
        <w:rPr>
          <w:noProof/>
        </w:rPr>
        <w:t xml:space="preserve">Quinn, T. P., Seamons, T. R., Vøllestad, L. A., &amp; Duffy, E. (2011). Effects of growth and reproductive history on the egg size–fecundity trade-off in steelhead. </w:t>
      </w:r>
      <w:r w:rsidRPr="00E95894">
        <w:rPr>
          <w:i/>
          <w:noProof/>
        </w:rPr>
        <w:t>Transactions of the American Fisheries Society</w:t>
      </w:r>
      <w:r w:rsidRPr="00E95894">
        <w:rPr>
          <w:noProof/>
        </w:rPr>
        <w:t>,</w:t>
      </w:r>
      <w:r w:rsidRPr="00E95894">
        <w:rPr>
          <w:i/>
          <w:noProof/>
        </w:rPr>
        <w:t xml:space="preserve"> 140</w:t>
      </w:r>
      <w:r w:rsidRPr="00E95894">
        <w:rPr>
          <w:noProof/>
        </w:rPr>
        <w:t xml:space="preserve">(1), 45-51. </w:t>
      </w:r>
      <w:hyperlink r:id="rId29" w:history="1">
        <w:r w:rsidRPr="00E95894">
          <w:rPr>
            <w:rStyle w:val="Hyperlink"/>
            <w:noProof/>
          </w:rPr>
          <w:t>https://doi.org/https://doi.org/10.1080/00028487.2010.550244</w:t>
        </w:r>
      </w:hyperlink>
      <w:r w:rsidRPr="00E95894">
        <w:rPr>
          <w:noProof/>
        </w:rPr>
        <w:t xml:space="preserve"> </w:t>
      </w:r>
    </w:p>
    <w:p w14:paraId="349DDEB4" w14:textId="0ED1435E" w:rsidR="00E95894" w:rsidRPr="00E95894" w:rsidRDefault="00E95894" w:rsidP="00E95894">
      <w:pPr>
        <w:pStyle w:val="EndNoteBibliography"/>
        <w:ind w:left="720" w:hanging="720"/>
        <w:rPr>
          <w:noProof/>
        </w:rPr>
      </w:pPr>
      <w:r w:rsidRPr="00E95894">
        <w:rPr>
          <w:noProof/>
        </w:rPr>
        <w:t xml:space="preserve">Rideout, R. M., Rose, G. A., &amp; Burton, M. P. M. (2005). Skipped spawning in female iteroparous fishes. </w:t>
      </w:r>
      <w:r w:rsidRPr="00E95894">
        <w:rPr>
          <w:i/>
          <w:noProof/>
        </w:rPr>
        <w:t>Fish and Fisheries</w:t>
      </w:r>
      <w:r w:rsidRPr="00E95894">
        <w:rPr>
          <w:noProof/>
        </w:rPr>
        <w:t>,</w:t>
      </w:r>
      <w:r w:rsidRPr="00E95894">
        <w:rPr>
          <w:i/>
          <w:noProof/>
        </w:rPr>
        <w:t xml:space="preserve"> 6</w:t>
      </w:r>
      <w:r w:rsidRPr="00E95894">
        <w:rPr>
          <w:noProof/>
        </w:rPr>
        <w:t xml:space="preserve">, 50-72. </w:t>
      </w:r>
      <w:hyperlink r:id="rId30" w:history="1">
        <w:r w:rsidRPr="00E95894">
          <w:rPr>
            <w:rStyle w:val="Hyperlink"/>
            <w:noProof/>
          </w:rPr>
          <w:t>https://doi.org/10.1111/j.1467-2679.2005.00174</w:t>
        </w:r>
      </w:hyperlink>
      <w:r w:rsidRPr="00E95894">
        <w:rPr>
          <w:noProof/>
        </w:rPr>
        <w:t xml:space="preserve"> </w:t>
      </w:r>
    </w:p>
    <w:p w14:paraId="4AD13E60" w14:textId="55D6925A" w:rsidR="00E95894" w:rsidRPr="00E95894" w:rsidRDefault="00E95894" w:rsidP="00E95894">
      <w:pPr>
        <w:pStyle w:val="EndNoteBibliography"/>
        <w:ind w:left="720" w:hanging="720"/>
        <w:rPr>
          <w:noProof/>
        </w:rPr>
      </w:pPr>
      <w:r w:rsidRPr="00E95894">
        <w:rPr>
          <w:noProof/>
        </w:rPr>
        <w:t xml:space="preserve">Roni, P., Pess, G., Beechie, T., &amp; Morley, S. (2011). Estimating Changes in Coho Salmon and Steelhead Abundance from Watershed Restoration: How Much Restoration Is Needed to Measurably Increase Smolt Production? </w:t>
      </w:r>
      <w:r w:rsidRPr="00E95894">
        <w:rPr>
          <w:i/>
          <w:noProof/>
        </w:rPr>
        <w:t>North American Journal of Fisheries Management</w:t>
      </w:r>
      <w:r w:rsidRPr="00E95894">
        <w:rPr>
          <w:noProof/>
        </w:rPr>
        <w:t>,</w:t>
      </w:r>
      <w:r w:rsidRPr="00E95894">
        <w:rPr>
          <w:i/>
          <w:noProof/>
        </w:rPr>
        <w:t xml:space="preserve"> 30</w:t>
      </w:r>
      <w:r w:rsidRPr="00E95894">
        <w:rPr>
          <w:noProof/>
        </w:rPr>
        <w:t xml:space="preserve">, 1469-1484. </w:t>
      </w:r>
      <w:hyperlink r:id="rId31" w:history="1">
        <w:r w:rsidRPr="00E95894">
          <w:rPr>
            <w:rStyle w:val="Hyperlink"/>
            <w:noProof/>
          </w:rPr>
          <w:t>https://doi.org/10.1577/M09-162.1</w:t>
        </w:r>
      </w:hyperlink>
      <w:r w:rsidRPr="00E95894">
        <w:rPr>
          <w:noProof/>
        </w:rPr>
        <w:t xml:space="preserve"> </w:t>
      </w:r>
    </w:p>
    <w:p w14:paraId="0ACA645E" w14:textId="2D0EAFFE" w:rsidR="00E95894" w:rsidRPr="00E95894" w:rsidRDefault="00E95894" w:rsidP="00E95894">
      <w:pPr>
        <w:pStyle w:val="EndNoteBibliography"/>
        <w:ind w:left="720" w:hanging="720"/>
        <w:rPr>
          <w:noProof/>
        </w:rPr>
      </w:pPr>
      <w:r w:rsidRPr="00E95894">
        <w:rPr>
          <w:noProof/>
        </w:rPr>
        <w:t>Seamons, T. R., &amp; Quinn, T. P. (2010). Sex-Specific Patterns of Lifetime Reproductive Success in Single and Repeat Breeding Steelhead Trout (</w:t>
      </w:r>
      <w:r w:rsidRPr="00E95894">
        <w:rPr>
          <w:i/>
          <w:noProof/>
        </w:rPr>
        <w:t>Oncorhynchus mykiss</w:t>
      </w:r>
      <w:r w:rsidRPr="00E95894">
        <w:rPr>
          <w:noProof/>
        </w:rPr>
        <w:t xml:space="preserve">). </w:t>
      </w:r>
      <w:r w:rsidRPr="00E95894">
        <w:rPr>
          <w:i/>
          <w:noProof/>
        </w:rPr>
        <w:t>Behavioral Ecology and Sociobiology</w:t>
      </w:r>
      <w:r w:rsidRPr="00E95894">
        <w:rPr>
          <w:noProof/>
        </w:rPr>
        <w:t>,</w:t>
      </w:r>
      <w:r w:rsidRPr="00E95894">
        <w:rPr>
          <w:i/>
          <w:noProof/>
        </w:rPr>
        <w:t xml:space="preserve"> 64</w:t>
      </w:r>
      <w:r w:rsidRPr="00E95894">
        <w:rPr>
          <w:noProof/>
        </w:rPr>
        <w:t xml:space="preserve">, 505-513. </w:t>
      </w:r>
      <w:hyperlink r:id="rId32" w:history="1">
        <w:r w:rsidRPr="00E95894">
          <w:rPr>
            <w:rStyle w:val="Hyperlink"/>
            <w:noProof/>
          </w:rPr>
          <w:t>https://doi.org/0.1007/S00265-009-0866-7</w:t>
        </w:r>
      </w:hyperlink>
      <w:r w:rsidRPr="00E95894">
        <w:rPr>
          <w:noProof/>
        </w:rPr>
        <w:t xml:space="preserve"> </w:t>
      </w:r>
    </w:p>
    <w:p w14:paraId="01EC1269" w14:textId="5951B1B5" w:rsidR="00E95894" w:rsidRPr="00E95894" w:rsidRDefault="00E95894" w:rsidP="00E95894">
      <w:pPr>
        <w:pStyle w:val="EndNoteBibliography"/>
        <w:ind w:left="720" w:hanging="720"/>
        <w:rPr>
          <w:noProof/>
        </w:rPr>
      </w:pPr>
      <w:r w:rsidRPr="00E95894">
        <w:rPr>
          <w:noProof/>
        </w:rPr>
        <w:t xml:space="preserve">Simmons, O. M., Aldvén, D., Forseth, T., Müller, S., Calles, O., Andreasson, P., &amp; Silva, A. T. (2024). An Overview of Kelt Migration in Regulated Rivers: Status, Knowledge Gaps, and Future Directions Toward Safe Downstream Passage at Hydropower Facilities. </w:t>
      </w:r>
      <w:r w:rsidRPr="00E95894">
        <w:rPr>
          <w:i/>
          <w:noProof/>
        </w:rPr>
        <w:t>Reviews in Fisheries Science &amp; Aquaculture</w:t>
      </w:r>
      <w:r w:rsidRPr="00E95894">
        <w:rPr>
          <w:noProof/>
        </w:rPr>
        <w:t xml:space="preserve">. </w:t>
      </w:r>
      <w:hyperlink r:id="rId33" w:history="1">
        <w:r w:rsidRPr="00E95894">
          <w:rPr>
            <w:rStyle w:val="Hyperlink"/>
            <w:noProof/>
          </w:rPr>
          <w:t>https://doi.org/10.1080/23308249.2024.2362221</w:t>
        </w:r>
      </w:hyperlink>
      <w:r w:rsidRPr="00E95894">
        <w:rPr>
          <w:noProof/>
        </w:rPr>
        <w:t xml:space="preserve"> </w:t>
      </w:r>
    </w:p>
    <w:p w14:paraId="01430018" w14:textId="2011CB97" w:rsidR="00E95894" w:rsidRPr="00E95894" w:rsidRDefault="00E95894" w:rsidP="00E95894">
      <w:pPr>
        <w:pStyle w:val="EndNoteBibliography"/>
        <w:ind w:left="720" w:hanging="720"/>
        <w:rPr>
          <w:noProof/>
        </w:rPr>
      </w:pPr>
      <w:r w:rsidRPr="00E95894">
        <w:rPr>
          <w:noProof/>
        </w:rPr>
        <w:t xml:space="preserve">Smith, C. T., Headley, R., Smith, M. A., Kennedy, B. M., Holmes, J., Nehmens, M.,…Von Bargen, J. (2023). Demographic and genetic consequences of a steelhead supplementation program. </w:t>
      </w:r>
      <w:r w:rsidRPr="00E95894">
        <w:rPr>
          <w:i/>
          <w:noProof/>
        </w:rPr>
        <w:t>Transactions of the American Fisheries Society</w:t>
      </w:r>
      <w:r w:rsidRPr="00E95894">
        <w:rPr>
          <w:noProof/>
        </w:rPr>
        <w:t xml:space="preserve">(153), 112-128. </w:t>
      </w:r>
      <w:hyperlink r:id="rId34" w:history="1">
        <w:r w:rsidRPr="00E95894">
          <w:rPr>
            <w:rStyle w:val="Hyperlink"/>
            <w:noProof/>
          </w:rPr>
          <w:t>https://doi.org/10.1002/tafs.10446</w:t>
        </w:r>
      </w:hyperlink>
      <w:r w:rsidRPr="00E95894">
        <w:rPr>
          <w:noProof/>
        </w:rPr>
        <w:t xml:space="preserve"> </w:t>
      </w:r>
    </w:p>
    <w:p w14:paraId="7960DCAE" w14:textId="350E4D64" w:rsidR="00E95894" w:rsidRPr="00E95894" w:rsidRDefault="00E95894" w:rsidP="00E95894">
      <w:pPr>
        <w:pStyle w:val="EndNoteBibliography"/>
        <w:ind w:left="720" w:hanging="720"/>
        <w:rPr>
          <w:noProof/>
        </w:rPr>
      </w:pPr>
      <w:r w:rsidRPr="00FF1CF2">
        <w:rPr>
          <w:noProof/>
          <w:lang w:val="fr-FR"/>
        </w:rPr>
        <w:t xml:space="preserve">Thompson, N. F., &amp; Blouin, M. S. (2015). </w:t>
      </w:r>
      <w:r w:rsidRPr="00E95894">
        <w:rPr>
          <w:noProof/>
        </w:rPr>
        <w:t>The effects of high rearing density on the potential for domestication selection in hatchery culture of steelhead (</w:t>
      </w:r>
      <w:r w:rsidRPr="00E95894">
        <w:rPr>
          <w:i/>
          <w:noProof/>
        </w:rPr>
        <w:t>Oncorhynchus mykiss</w:t>
      </w:r>
      <w:r w:rsidRPr="00E95894">
        <w:rPr>
          <w:noProof/>
        </w:rPr>
        <w:t xml:space="preserve">). </w:t>
      </w:r>
      <w:r w:rsidRPr="00E95894">
        <w:rPr>
          <w:i/>
          <w:noProof/>
        </w:rPr>
        <w:t>Canadian Journal of Fisheries and Aquatic Sciences</w:t>
      </w:r>
      <w:r w:rsidRPr="00E95894">
        <w:rPr>
          <w:noProof/>
        </w:rPr>
        <w:t>,</w:t>
      </w:r>
      <w:r w:rsidRPr="00E95894">
        <w:rPr>
          <w:i/>
          <w:noProof/>
        </w:rPr>
        <w:t xml:space="preserve"> 72</w:t>
      </w:r>
      <w:r w:rsidRPr="00E95894">
        <w:rPr>
          <w:noProof/>
        </w:rPr>
        <w:t xml:space="preserve">, 1829-1834. </w:t>
      </w:r>
      <w:hyperlink r:id="rId35" w:history="1">
        <w:r w:rsidRPr="00E95894">
          <w:rPr>
            <w:rStyle w:val="Hyperlink"/>
            <w:noProof/>
          </w:rPr>
          <w:t>https://doi.org/dx.doi.org/10.1139/cjfas-2015-0233</w:t>
        </w:r>
      </w:hyperlink>
      <w:r w:rsidRPr="00E95894">
        <w:rPr>
          <w:noProof/>
        </w:rPr>
        <w:t xml:space="preserve"> </w:t>
      </w:r>
    </w:p>
    <w:p w14:paraId="50732D5F" w14:textId="0A2CB54A" w:rsidR="00E95894" w:rsidRPr="00E95894" w:rsidRDefault="00E95894" w:rsidP="00E95894">
      <w:pPr>
        <w:pStyle w:val="EndNoteBibliography"/>
        <w:ind w:left="720" w:hanging="720"/>
        <w:rPr>
          <w:noProof/>
        </w:rPr>
      </w:pPr>
      <w:r w:rsidRPr="00E95894">
        <w:rPr>
          <w:noProof/>
        </w:rPr>
        <w:t xml:space="preserve">Wertheimer, R. H., &amp; Evans, A. F. (2005). Downstream Passage of Steelhead Kelts through Hydroelectric Dams on the Lower Snake and Columbia Rivers. </w:t>
      </w:r>
      <w:r w:rsidRPr="00E95894">
        <w:rPr>
          <w:i/>
          <w:noProof/>
        </w:rPr>
        <w:t>Transactions of the American Fisheries Society</w:t>
      </w:r>
      <w:r w:rsidRPr="00E95894">
        <w:rPr>
          <w:noProof/>
        </w:rPr>
        <w:t>,</w:t>
      </w:r>
      <w:r w:rsidRPr="00E95894">
        <w:rPr>
          <w:i/>
          <w:noProof/>
        </w:rPr>
        <w:t xml:space="preserve"> 134</w:t>
      </w:r>
      <w:r w:rsidRPr="00E95894">
        <w:rPr>
          <w:noProof/>
        </w:rPr>
        <w:t xml:space="preserve">, 853-865. </w:t>
      </w:r>
      <w:hyperlink r:id="rId36" w:history="1">
        <w:r w:rsidRPr="00E95894">
          <w:rPr>
            <w:rStyle w:val="Hyperlink"/>
            <w:noProof/>
          </w:rPr>
          <w:t>https://doi.org/10.1577/T04-219.1</w:t>
        </w:r>
      </w:hyperlink>
      <w:r w:rsidRPr="00E95894">
        <w:rPr>
          <w:noProof/>
        </w:rPr>
        <w:t xml:space="preserve"> </w:t>
      </w:r>
    </w:p>
    <w:p w14:paraId="42C1E5B1" w14:textId="77777777" w:rsidR="00E95894" w:rsidRPr="00E95894" w:rsidRDefault="00E95894" w:rsidP="00E95894">
      <w:pPr>
        <w:pStyle w:val="EndNoteBibliography"/>
        <w:ind w:left="720" w:hanging="720"/>
        <w:rPr>
          <w:noProof/>
        </w:rPr>
      </w:pPr>
      <w:r w:rsidRPr="00E95894">
        <w:rPr>
          <w:noProof/>
        </w:rPr>
        <w:t xml:space="preserve">Whitt, C. R. (1954). </w:t>
      </w:r>
      <w:r w:rsidRPr="00E95894">
        <w:rPr>
          <w:i/>
          <w:noProof/>
        </w:rPr>
        <w:t>The age, growth, and migration of steelhead trout in the Clearwater River, Idaho.</w:t>
      </w:r>
      <w:r w:rsidRPr="00E95894">
        <w:rPr>
          <w:noProof/>
        </w:rPr>
        <w:t xml:space="preserve"> University of Idaho, Moscow.]. </w:t>
      </w:r>
    </w:p>
    <w:p w14:paraId="55FE7DBE" w14:textId="407BE0F0" w:rsidR="00E95894" w:rsidRPr="00E95894" w:rsidRDefault="00E95894" w:rsidP="00E95894">
      <w:pPr>
        <w:pStyle w:val="EndNoteBibliography"/>
        <w:ind w:left="720" w:hanging="720"/>
        <w:rPr>
          <w:noProof/>
        </w:rPr>
      </w:pPr>
      <w:r w:rsidRPr="00E95894">
        <w:rPr>
          <w:noProof/>
        </w:rPr>
        <w:t xml:space="preserve">Willis, S., Stephenson, J., Pierce, A., Medeiros, L., Jenkins, L., Hatch, D. R., &amp; Narum, S. (2023). A genomic region associated with iteroparous spawning phenology is linked with age-at-maturity in female steelhead trout. </w:t>
      </w:r>
      <w:r w:rsidRPr="00E95894">
        <w:rPr>
          <w:i/>
          <w:noProof/>
        </w:rPr>
        <w:t>Evolutionary Applications</w:t>
      </w:r>
      <w:r w:rsidRPr="00E95894">
        <w:rPr>
          <w:noProof/>
        </w:rPr>
        <w:t>,</w:t>
      </w:r>
      <w:r w:rsidRPr="00E95894">
        <w:rPr>
          <w:i/>
          <w:noProof/>
        </w:rPr>
        <w:t xml:space="preserve"> 00</w:t>
      </w:r>
      <w:r w:rsidRPr="00E95894">
        <w:rPr>
          <w:noProof/>
        </w:rPr>
        <w:t xml:space="preserve">, 1-11. </w:t>
      </w:r>
      <w:hyperlink r:id="rId37" w:history="1">
        <w:r w:rsidRPr="00E95894">
          <w:rPr>
            <w:rStyle w:val="Hyperlink"/>
            <w:noProof/>
          </w:rPr>
          <w:t>https://doi.org/10.1111/eva.13622</w:t>
        </w:r>
      </w:hyperlink>
      <w:r w:rsidRPr="00E95894">
        <w:rPr>
          <w:noProof/>
        </w:rPr>
        <w:t xml:space="preserve"> </w:t>
      </w:r>
    </w:p>
    <w:p w14:paraId="02570D04" w14:textId="1FE39FC8" w:rsidR="00AE22E1" w:rsidRDefault="00CB1C7A" w:rsidP="00AE22E1">
      <w:r>
        <w:fldChar w:fldCharType="end"/>
      </w:r>
    </w:p>
    <w:sectPr w:rsidR="00AE22E1" w:rsidSect="003A3E7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ike Ackerman" w:date="2026-02-03T09:09:00Z" w:initials="MA">
    <w:p w14:paraId="5BFF9637" w14:textId="77777777" w:rsidR="00E9383E" w:rsidRDefault="00FF1CF2" w:rsidP="00E9383E">
      <w:pPr>
        <w:pStyle w:val="CommentText"/>
      </w:pPr>
      <w:r>
        <w:rPr>
          <w:rStyle w:val="CommentReference"/>
        </w:rPr>
        <w:annotationRef/>
      </w:r>
      <w:r w:rsidR="00E9383E">
        <w:t>This is an area I’m hoping to dig into further in the next 1-2 years i.e., better understanding tributary- or population-specific transition or apparent survival rates to LGR, GOA, LMA, IHR, etc. and factors that may explain varying apparent survivals. Similar for repeat spawners.</w:t>
      </w:r>
    </w:p>
    <w:p w14:paraId="7732B297" w14:textId="77777777" w:rsidR="00E9383E" w:rsidRDefault="00E9383E" w:rsidP="00E9383E">
      <w:pPr>
        <w:pStyle w:val="CommentText"/>
      </w:pPr>
    </w:p>
    <w:p w14:paraId="006DCA13" w14:textId="77777777" w:rsidR="00E9383E" w:rsidRDefault="00E9383E" w:rsidP="00E9383E">
      <w:pPr>
        <w:pStyle w:val="CommentText"/>
      </w:pPr>
      <w:r>
        <w:t>Although probably not necessary, we could tee it up as an area where further research is warranted.</w:t>
      </w:r>
    </w:p>
  </w:comment>
  <w:comment w:id="1" w:author="Mike Ackerman" w:date="2026-02-03T09:12:00Z" w:initials="MA">
    <w:p w14:paraId="19E1D472" w14:textId="10750EED" w:rsidR="00150881" w:rsidRDefault="00075109" w:rsidP="00150881">
      <w:pPr>
        <w:pStyle w:val="CommentText"/>
      </w:pPr>
      <w:r>
        <w:rPr>
          <w:rStyle w:val="CommentReference"/>
        </w:rPr>
        <w:annotationRef/>
      </w:r>
      <w:r w:rsidR="00150881">
        <w:t>I’m not sure if or where it makes sense, but we might note the increase in kelt detection rates from 2019 to 2020 after the ogee spillway antennas were installed (Figure 3.1 in our writeup).</w:t>
      </w:r>
    </w:p>
  </w:comment>
  <w:comment w:id="2" w:author="Mike Ackerman" w:date="2026-02-03T10:40:00Z" w:initials="MA">
    <w:p w14:paraId="71808F58" w14:textId="77777777" w:rsidR="00150881" w:rsidRDefault="00150881" w:rsidP="00150881">
      <w:pPr>
        <w:pStyle w:val="CommentText"/>
      </w:pPr>
      <w:r>
        <w:rPr>
          <w:rStyle w:val="CommentReference"/>
        </w:rPr>
        <w:annotationRef/>
      </w:r>
      <w:r>
        <w:t>I see you cover this below.</w:t>
      </w:r>
    </w:p>
  </w:comment>
  <w:comment w:id="3" w:author="Jenkins, Laura (ljenkins@uidaho.edu)" w:date="2026-01-29T14:45:00Z" w:initials="JL(">
    <w:p w14:paraId="03217C72" w14:textId="28352A52" w:rsidR="00B9713E" w:rsidRDefault="00B9713E" w:rsidP="00342E3B">
      <w:r>
        <w:rPr>
          <w:rStyle w:val="CommentReference"/>
        </w:rPr>
        <w:annotationRef/>
      </w:r>
      <w:r>
        <w:rPr>
          <w:color w:val="000000"/>
          <w:sz w:val="20"/>
          <w:szCs w:val="20"/>
        </w:rPr>
        <w:t>Do any co-authors know the best reference for this?</w:t>
      </w:r>
    </w:p>
  </w:comment>
  <w:comment w:id="4" w:author="Mike Ackerman" w:date="2026-02-03T09:46:00Z" w:initials="MA">
    <w:p w14:paraId="08AC3023" w14:textId="77777777" w:rsidR="00C0554D" w:rsidRDefault="00C0554D" w:rsidP="00C0554D">
      <w:pPr>
        <w:pStyle w:val="CommentText"/>
      </w:pPr>
      <w:r>
        <w:rPr>
          <w:rStyle w:val="CommentReference"/>
        </w:rPr>
        <w:annotationRef/>
      </w:r>
      <w:r>
        <w:t>DeWeber et al. (2017) might be a possible citation. It’s focused on sp/sum Chinook and a model to estimate prespawn mortality using carcass data, but they speak towards difficulties in estimating prespawn mortality if detection rates are low. A blanket statement like “potential steelhead carcasses in the Snake River basin are difficult to collect because of high flows, turbidity, carcasses being swept downstream during such conditions, etc., so little data are available” and use the above citation. I think there is some recent effort to collect steelhead carcasses in NEOR, but I don’t know if they’ve attempted to estimate prespawn mort rates. I could reach out.</w:t>
      </w:r>
    </w:p>
    <w:p w14:paraId="50BF6F14" w14:textId="77777777" w:rsidR="00C0554D" w:rsidRDefault="00C0554D" w:rsidP="00C0554D">
      <w:pPr>
        <w:pStyle w:val="CommentText"/>
      </w:pPr>
    </w:p>
    <w:p w14:paraId="31163DDA" w14:textId="77777777" w:rsidR="00C0554D" w:rsidRDefault="00C0554D" w:rsidP="00C0554D">
      <w:pPr>
        <w:pStyle w:val="CommentText"/>
      </w:pPr>
      <w:r>
        <w:t>DeWeber, J.T., J.T. Peterson, C. Sharpe. M.L. Kent, M.E. Colvin, C.B. Schreck. 2017. A Hidden-Process Model for Estimating Prespawn Mortality Using Carcass Survey Data. North American Journal of Fisheries Management, 37:162-175.</w:t>
      </w:r>
    </w:p>
  </w:comment>
  <w:comment w:id="5" w:author="Mike Ackerman" w:date="2026-02-03T10:19:00Z" w:initials="MA">
    <w:p w14:paraId="29A59C7E" w14:textId="77777777" w:rsidR="002D0CF0" w:rsidRDefault="002D0CF0" w:rsidP="002D0CF0">
      <w:pPr>
        <w:pStyle w:val="CommentText"/>
      </w:pPr>
      <w:r>
        <w:rPr>
          <w:rStyle w:val="CommentReference"/>
        </w:rPr>
        <w:annotationRef/>
      </w:r>
      <w:r>
        <w:t>Just copying/pasting a passage from Copeland et al. (2019) that might be useful, including its citations:</w:t>
      </w:r>
    </w:p>
    <w:p w14:paraId="517145AB" w14:textId="77777777" w:rsidR="002D0CF0" w:rsidRDefault="002D0CF0" w:rsidP="002D0CF0">
      <w:pPr>
        <w:pStyle w:val="CommentText"/>
      </w:pPr>
    </w:p>
    <w:p w14:paraId="018A9E4C" w14:textId="77777777" w:rsidR="002D0CF0" w:rsidRDefault="002D0CF0" w:rsidP="002D0CF0">
      <w:pPr>
        <w:pStyle w:val="CommentText"/>
      </w:pPr>
      <w:r>
        <w:t>Life history theory suggests that iteroparity in anadromous salmonids provides greater fitness benefits for females than for males (Fleming and Reynolds 2004). Although Snake River steelhead tend to be female biased (64% of tagged fish in this study, data not shown), the ratio is even more skewed on the second spawning migration. Sex ratios of repeat spawners in other anadromous salmonid species and in other steelhead populations tend to also be female biased (e.g., Keefer etal. 2008; Scott and Gill 2008; Christie etal. 2018; Haraldstad et al. 2018). Males may spend more time pursuing additional reproductive opportunities during the spawning season, engaging in intense and risky competition, whereas females emigrate soon after reproduction (Fleming 1998). Because earlier emigrating kelts survived better, sex‐biased emigration timing resulted in an increased percentage of females in repeat spawners.</w:t>
      </w:r>
    </w:p>
    <w:p w14:paraId="3DE76FAC" w14:textId="77777777" w:rsidR="002D0CF0" w:rsidRDefault="002D0CF0" w:rsidP="002D0CF0">
      <w:pPr>
        <w:pStyle w:val="CommentText"/>
      </w:pPr>
    </w:p>
    <w:p w14:paraId="0D1E5A5D" w14:textId="77777777" w:rsidR="002D0CF0" w:rsidRDefault="002D0CF0" w:rsidP="002D0CF0">
      <w:pPr>
        <w:pStyle w:val="CommentText"/>
      </w:pPr>
      <w:r>
        <w:t>My general understanding is that females have higher kelt &amp; iteroparity rates because 1) a female spawning more than once (putting more eggs in the ground) provides greater reproductive benefit or fitness for the population and 2) male-male competition (wounds, increased risk of predation, etc.) increases pre- and post-spawn mortality.</w:t>
      </w:r>
    </w:p>
  </w:comment>
  <w:comment w:id="6" w:author="Mike Ackerman" w:date="2026-02-03T10:27:00Z" w:initials="MA">
    <w:p w14:paraId="39E99506" w14:textId="77777777" w:rsidR="002D0CF0" w:rsidRDefault="002D0CF0" w:rsidP="002D0CF0">
      <w:pPr>
        <w:pStyle w:val="CommentText"/>
      </w:pPr>
      <w:r>
        <w:rPr>
          <w:rStyle w:val="CommentReference"/>
        </w:rPr>
        <w:annotationRef/>
      </w:r>
      <w:r>
        <w:t>I suspect you mean LGR JBS here?</w:t>
      </w:r>
    </w:p>
  </w:comment>
  <w:comment w:id="7" w:author="Jenkins, Laura (ljenkins@uidaho.edu)" w:date="2026-01-29T14:44:00Z" w:initials="JL(">
    <w:p w14:paraId="655E478A" w14:textId="5BE5E85E" w:rsidR="00B9713E" w:rsidRDefault="00B9713E" w:rsidP="009302E1">
      <w:r>
        <w:rPr>
          <w:rStyle w:val="CommentReference"/>
        </w:rPr>
        <w:annotationRef/>
      </w:r>
      <w:r>
        <w:rPr>
          <w:color w:val="000000"/>
          <w:sz w:val="20"/>
          <w:szCs w:val="20"/>
        </w:rPr>
        <w:t xml:space="preserve">Do any co-authors know the best reference for this? </w:t>
      </w:r>
    </w:p>
  </w:comment>
  <w:comment w:id="8" w:author="Mike Ackerman" w:date="2026-02-03T10:34:00Z" w:initials="MA">
    <w:p w14:paraId="0A979567" w14:textId="77777777" w:rsidR="002C735D" w:rsidRDefault="002C735D" w:rsidP="002C735D">
      <w:pPr>
        <w:pStyle w:val="CommentText"/>
      </w:pPr>
      <w:r>
        <w:rPr>
          <w:rStyle w:val="CommentReference"/>
        </w:rPr>
        <w:annotationRef/>
      </w:r>
      <w:r>
        <w:t>You could use Widener et al. 2024 here. It doesn’t speak to kelts, but lots of language about high spill levels leading to lower numbers of juveniles in the JBS.</w:t>
      </w:r>
    </w:p>
    <w:p w14:paraId="744B4EFB" w14:textId="77777777" w:rsidR="002C735D" w:rsidRDefault="002C735D" w:rsidP="002C735D">
      <w:pPr>
        <w:pStyle w:val="CommentText"/>
      </w:pPr>
    </w:p>
    <w:p w14:paraId="08BBBDCD" w14:textId="77777777" w:rsidR="002C735D" w:rsidRDefault="002C735D" w:rsidP="002C735D">
      <w:pPr>
        <w:pStyle w:val="CommentText"/>
      </w:pPr>
      <w:r>
        <w:t>Widener, D.L., J.R. Faulkner, and S.G. Smith. 2024. Survival Estimates for the Passage of Spring-Migrating Juvenile Salmonids Through Snake and Columbia River Dams and Reservoirs, 2023. U.S. Department of Commerce, NOAA Contract Report NMFS-NWFSC-CR-2024-05.</w:t>
      </w:r>
    </w:p>
  </w:comment>
  <w:comment w:id="9" w:author="Mike Ackerman" w:date="2026-02-03T10:44:00Z" w:initials="MA">
    <w:p w14:paraId="1AA5505A" w14:textId="77777777" w:rsidR="00150881" w:rsidRDefault="00150881" w:rsidP="00150881">
      <w:pPr>
        <w:pStyle w:val="CommentText"/>
      </w:pPr>
      <w:r>
        <w:rPr>
          <w:rStyle w:val="CommentReference"/>
        </w:rPr>
        <w:annotationRef/>
      </w:r>
      <w:r>
        <w:t>I’m hoping to carve out time in coming months/year to assist here, at least for locations with IPTDS. We could estimate trib- or pop-specific kelt abundances and combine that with info where weirs (or other structures?) could be operated to trap kelts.</w:t>
      </w:r>
    </w:p>
  </w:comment>
  <w:comment w:id="10" w:author="Mike Ackerman" w:date="2026-02-03T11:25:00Z" w:initials="MA">
    <w:p w14:paraId="51553A7C" w14:textId="77777777" w:rsidR="00E9383E" w:rsidRDefault="00975814" w:rsidP="00E9383E">
      <w:pPr>
        <w:pStyle w:val="CommentText"/>
      </w:pPr>
      <w:r>
        <w:rPr>
          <w:rStyle w:val="CommentReference"/>
        </w:rPr>
        <w:annotationRef/>
      </w:r>
      <w:r w:rsidR="00E9383E">
        <w:t>If it’s helpful, the below table will be included in a technical report being submitted to BPA soon.</w:t>
      </w:r>
      <w:r w:rsidR="00E9383E">
        <w:br/>
      </w:r>
      <w:r w:rsidR="00E9383E">
        <w:br/>
        <w:t>Cleary, P. and M.W. Ackerman. 2026. Snake Basin Steelhead Assessments: Project Summary and Accomplishments from 2011 to 2024. Nez Perce Tribe Department of Fisheries Resources Management, Research Division. Technical Report to Bonneville Power Administration, Fish and Wildlife Project 2010-057-00.</w:t>
      </w:r>
      <w:r w:rsidR="00E9383E">
        <w:br/>
      </w:r>
      <w:r w:rsidR="00E9383E">
        <w:br/>
        <w:t>Numbers are based on fish within the valid tag list that were observed migrating upstream as spawners in a previous year. An alternative method would be just looking at fish with past spawn checks in scales each year (I haven’t compared the two). But these numbers match pretty closely what you have here.</w:t>
      </w:r>
    </w:p>
    <w:p w14:paraId="3977F970" w14:textId="26597BB4" w:rsidR="00E9383E" w:rsidRDefault="00E9383E" w:rsidP="00E9383E">
      <w:pPr>
        <w:pStyle w:val="CommentText"/>
      </w:pPr>
      <w:r>
        <w:rPr>
          <w:noProof/>
        </w:rPr>
        <w:drawing>
          <wp:inline distT="0" distB="0" distL="0" distR="0" wp14:anchorId="51EB77D0" wp14:editId="3DB65292">
            <wp:extent cx="5943600" cy="3321050"/>
            <wp:effectExtent l="0" t="0" r="0" b="0"/>
            <wp:docPr id="1837232397"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32397" name="Picture 1837232397" descr="Image"/>
                    <pic:cNvPicPr/>
                  </pic:nvPicPr>
                  <pic:blipFill>
                    <a:blip r:embed="rId1">
                      <a:extLst>
                        <a:ext uri="{28A0092B-C50C-407E-A947-70E740481C1C}">
                          <a14:useLocalDpi xmlns:a14="http://schemas.microsoft.com/office/drawing/2010/main" val="0"/>
                        </a:ext>
                      </a:extLst>
                    </a:blip>
                    <a:stretch>
                      <a:fillRect/>
                    </a:stretch>
                  </pic:blipFill>
                  <pic:spPr>
                    <a:xfrm>
                      <a:off x="0" y="0"/>
                      <a:ext cx="5943600" cy="3321050"/>
                    </a:xfrm>
                    <a:prstGeom prst="rect">
                      <a:avLst/>
                    </a:prstGeom>
                  </pic:spPr>
                </pic:pic>
              </a:graphicData>
            </a:graphic>
          </wp:inline>
        </w:drawing>
      </w:r>
    </w:p>
  </w:comment>
  <w:comment w:id="11" w:author="Mike Ackerman" w:date="2026-02-03T12:53:00Z" w:initials="MA">
    <w:p w14:paraId="7AC7618A" w14:textId="77777777" w:rsidR="00CD7C8D" w:rsidRDefault="00CD7C8D" w:rsidP="00CD7C8D">
      <w:pPr>
        <w:pStyle w:val="CommentText"/>
      </w:pPr>
      <w:r>
        <w:rPr>
          <w:rStyle w:val="CommentReference"/>
        </w:rPr>
        <w:annotationRef/>
      </w:r>
      <w:r>
        <w:t>Although maybe has not or is difficult to quantify where? I’d be interested in delving into this deeper, just maybe not as part of this paper.</w:t>
      </w:r>
    </w:p>
  </w:comment>
  <w:comment w:id="15" w:author="Mike Ackerman" w:date="2026-02-03T12:49:00Z" w:initials="MA">
    <w:p w14:paraId="6E859F60" w14:textId="7BBE379D" w:rsidR="00E9383E" w:rsidRDefault="00E9383E" w:rsidP="00E9383E">
      <w:pPr>
        <w:pStyle w:val="CommentText"/>
      </w:pPr>
      <w:r>
        <w:rPr>
          <w:rStyle w:val="CommentReference"/>
        </w:rPr>
        <w:annotationRef/>
      </w:r>
      <w:r>
        <w:t>Interesting, but makes sense. This is something that could be explored in the Snake River in the future, at least in some locations with detections and gage stations.</w:t>
      </w:r>
    </w:p>
  </w:comment>
  <w:comment w:id="17" w:author="Mike Ackerman" w:date="2026-02-03T13:10:00Z" w:initials="MA">
    <w:p w14:paraId="2904EA91" w14:textId="77777777" w:rsidR="00861572" w:rsidRDefault="00513FFE" w:rsidP="00861572">
      <w:pPr>
        <w:pStyle w:val="CommentText"/>
      </w:pPr>
      <w:r>
        <w:rPr>
          <w:rStyle w:val="CommentReference"/>
        </w:rPr>
        <w:annotationRef/>
      </w:r>
      <w:r w:rsidR="00861572">
        <w:t>I’d want to re-visit the data, but my above table would suggest ~39% skip spawners (among repeat spawners) for spawn years 2013 - 2024. That’s based on natural-origin fish in the LGR valid tag list that were observed migrating upstream in the previous 1 or 2 years.</w:t>
      </w:r>
    </w:p>
  </w:comment>
  <w:comment w:id="18" w:author="Mike Ackerman" w:date="2026-02-03T13:40:00Z" w:initials="MA">
    <w:p w14:paraId="7AA5CCD6" w14:textId="77777777" w:rsidR="00431EF2" w:rsidRDefault="00431EF2" w:rsidP="00431EF2">
      <w:pPr>
        <w:pStyle w:val="CommentText"/>
      </w:pPr>
      <w:r>
        <w:rPr>
          <w:rStyle w:val="CommentReference"/>
        </w:rPr>
        <w:annotationRef/>
      </w:r>
      <w:r>
        <w:t>Is this based on reconditioned kelts released below LGR migrating up and past the ladder? Or is this based on released kelts being observed at a PIT tag array or MRR site upstream of LGR?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6DCA13" w15:done="0"/>
  <w15:commentEx w15:paraId="19E1D472" w15:done="0"/>
  <w15:commentEx w15:paraId="71808F58" w15:paraIdParent="19E1D472" w15:done="0"/>
  <w15:commentEx w15:paraId="03217C72" w15:done="0"/>
  <w15:commentEx w15:paraId="31163DDA" w15:paraIdParent="03217C72" w15:done="0"/>
  <w15:commentEx w15:paraId="0D1E5A5D" w15:done="0"/>
  <w15:commentEx w15:paraId="39E99506" w15:done="0"/>
  <w15:commentEx w15:paraId="655E478A" w15:done="0"/>
  <w15:commentEx w15:paraId="08BBBDCD" w15:paraIdParent="655E478A" w15:done="0"/>
  <w15:commentEx w15:paraId="1AA5505A" w15:done="0"/>
  <w15:commentEx w15:paraId="3977F970" w15:done="0"/>
  <w15:commentEx w15:paraId="7AC7618A" w15:done="0"/>
  <w15:commentEx w15:paraId="6E859F60" w15:done="0"/>
  <w15:commentEx w15:paraId="2904EA91" w15:done="0"/>
  <w15:commentEx w15:paraId="7AA5CC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C51E074" w16cex:dateUtc="2026-02-03T16:09:00Z"/>
  <w16cex:commentExtensible w16cex:durableId="46F7C5FD" w16cex:dateUtc="2026-02-03T16:12:00Z"/>
  <w16cex:commentExtensible w16cex:durableId="2A9488B1" w16cex:dateUtc="2026-02-03T17:40:00Z"/>
  <w16cex:commentExtensible w16cex:durableId="57ADF11B" w16cex:dateUtc="2026-01-29T22:45:00Z"/>
  <w16cex:commentExtensible w16cex:durableId="5DF82BCD" w16cex:dateUtc="2026-02-03T16:46:00Z"/>
  <w16cex:commentExtensible w16cex:durableId="51463528" w16cex:dateUtc="2026-02-03T17:19:00Z"/>
  <w16cex:commentExtensible w16cex:durableId="797FC8E2" w16cex:dateUtc="2026-02-03T17:27:00Z"/>
  <w16cex:commentExtensible w16cex:durableId="7D7CBE56" w16cex:dateUtc="2026-01-29T22:44:00Z"/>
  <w16cex:commentExtensible w16cex:durableId="63646A19" w16cex:dateUtc="2026-02-03T17:34:00Z"/>
  <w16cex:commentExtensible w16cex:durableId="7FD028F2" w16cex:dateUtc="2026-02-03T17:44:00Z"/>
  <w16cex:commentExtensible w16cex:durableId="4146B076" w16cex:dateUtc="2026-02-03T18:25:00Z"/>
  <w16cex:commentExtensible w16cex:durableId="03E92F17" w16cex:dateUtc="2026-02-03T19:53:00Z"/>
  <w16cex:commentExtensible w16cex:durableId="0875BA2B" w16cex:dateUtc="2026-02-03T19:49:00Z"/>
  <w16cex:commentExtensible w16cex:durableId="5FE94D00" w16cex:dateUtc="2026-02-03T20:10:00Z"/>
  <w16cex:commentExtensible w16cex:durableId="225906AB" w16cex:dateUtc="2026-02-03T20: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6DCA13" w16cid:durableId="3C51E074"/>
  <w16cid:commentId w16cid:paraId="19E1D472" w16cid:durableId="46F7C5FD"/>
  <w16cid:commentId w16cid:paraId="71808F58" w16cid:durableId="2A9488B1"/>
  <w16cid:commentId w16cid:paraId="03217C72" w16cid:durableId="57ADF11B"/>
  <w16cid:commentId w16cid:paraId="31163DDA" w16cid:durableId="5DF82BCD"/>
  <w16cid:commentId w16cid:paraId="0D1E5A5D" w16cid:durableId="51463528"/>
  <w16cid:commentId w16cid:paraId="39E99506" w16cid:durableId="797FC8E2"/>
  <w16cid:commentId w16cid:paraId="655E478A" w16cid:durableId="7D7CBE56"/>
  <w16cid:commentId w16cid:paraId="08BBBDCD" w16cid:durableId="63646A19"/>
  <w16cid:commentId w16cid:paraId="1AA5505A" w16cid:durableId="7FD028F2"/>
  <w16cid:commentId w16cid:paraId="3977F970" w16cid:durableId="4146B076"/>
  <w16cid:commentId w16cid:paraId="7AC7618A" w16cid:durableId="03E92F17"/>
  <w16cid:commentId w16cid:paraId="6E859F60" w16cid:durableId="0875BA2B"/>
  <w16cid:commentId w16cid:paraId="2904EA91" w16cid:durableId="5FE94D00"/>
  <w16cid:commentId w16cid:paraId="7AA5CCD6" w16cid:durableId="225906A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B034C"/>
    <w:multiLevelType w:val="hybridMultilevel"/>
    <w:tmpl w:val="F4864E20"/>
    <w:lvl w:ilvl="0" w:tplc="FFFFFFFF">
      <w:start w:val="1"/>
      <w:numFmt w:val="lowerLetter"/>
      <w:lvlText w:val="%1."/>
      <w:lvlJc w:val="left"/>
      <w:pPr>
        <w:ind w:left="1080" w:hanging="360"/>
      </w:pPr>
    </w:lvl>
    <w:lvl w:ilvl="1" w:tplc="FFFFFFFF">
      <w:start w:val="1"/>
      <w:numFmt w:val="decimal"/>
      <w:lvlText w:val="%2."/>
      <w:lvlJc w:val="left"/>
      <w:pPr>
        <w:ind w:left="1080" w:hanging="360"/>
      </w:pPr>
      <w:rPr>
        <w:rFonts w:asciiTheme="minorHAnsi" w:eastAsiaTheme="minorHAnsi" w:hAnsiTheme="minorHAnsi" w:cstheme="minorBidi"/>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AEF21E4"/>
    <w:multiLevelType w:val="hybridMultilevel"/>
    <w:tmpl w:val="6094AC5C"/>
    <w:lvl w:ilvl="0" w:tplc="FFFFFFFF">
      <w:start w:val="1"/>
      <w:numFmt w:val="lowerLetter"/>
      <w:lvlText w:val="%1."/>
      <w:lvlJc w:val="left"/>
      <w:pPr>
        <w:ind w:left="324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 w15:restartNumberingAfterBreak="0">
    <w:nsid w:val="0DFD6312"/>
    <w:multiLevelType w:val="hybridMultilevel"/>
    <w:tmpl w:val="B4F0EE80"/>
    <w:lvl w:ilvl="0" w:tplc="0409001B">
      <w:start w:val="1"/>
      <w:numFmt w:val="lowerRoman"/>
      <w:lvlText w:val="%1."/>
      <w:lvlJc w:val="right"/>
      <w:pPr>
        <w:ind w:left="288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820480"/>
    <w:multiLevelType w:val="hybridMultilevel"/>
    <w:tmpl w:val="A3A0ACC0"/>
    <w:lvl w:ilvl="0" w:tplc="FFFFFFFF">
      <w:start w:val="1"/>
      <w:numFmt w:val="decimal"/>
      <w:lvlText w:val="%1."/>
      <w:lvlJc w:val="left"/>
      <w:pPr>
        <w:ind w:left="720" w:hanging="360"/>
      </w:pPr>
      <w:rPr>
        <w:rFonts w:asciiTheme="minorHAnsi" w:eastAsiaTheme="minorHAnsi" w:hAnsiTheme="minorHAnsi" w:cstheme="minorBidi"/>
      </w:rPr>
    </w:lvl>
    <w:lvl w:ilvl="1" w:tplc="546E58F0">
      <w:start w:val="1"/>
      <w:numFmt w:val="lowerRoman"/>
      <w:lvlText w:val="%2."/>
      <w:lvlJc w:val="left"/>
      <w:pPr>
        <w:ind w:left="1440" w:hanging="360"/>
      </w:pPr>
      <w:rPr>
        <w:rFonts w:asciiTheme="minorHAnsi" w:eastAsiaTheme="minorHAnsi" w:hAnsiTheme="minorHAnsi" w:cstheme="minorBidi"/>
        <w:b w:val="0"/>
        <w:bCs w:val="0"/>
      </w:rPr>
    </w:lvl>
    <w:lvl w:ilvl="2" w:tplc="191EFE80">
      <w:start w:val="1"/>
      <w:numFmt w:val="decimal"/>
      <w:lvlText w:val="%3."/>
      <w:lvlJc w:val="right"/>
      <w:pPr>
        <w:ind w:left="2160" w:hanging="180"/>
      </w:pPr>
      <w:rPr>
        <w:rFonts w:asciiTheme="minorHAnsi" w:eastAsiaTheme="minorHAnsi" w:hAnsiTheme="minorHAnsi" w:cstheme="minorBidi"/>
      </w:rPr>
    </w:lvl>
    <w:lvl w:ilvl="3" w:tplc="E5487DF8">
      <w:start w:val="1"/>
      <w:numFmt w:val="lowerLetter"/>
      <w:lvlText w:val="%4."/>
      <w:lvlJc w:val="left"/>
      <w:pPr>
        <w:ind w:left="2880" w:hanging="360"/>
      </w:pPr>
      <w:rPr>
        <w:rFonts w:asciiTheme="minorHAnsi" w:eastAsiaTheme="minorHAnsi" w:hAnsiTheme="minorHAnsi" w:cstheme="minorBidi"/>
      </w:rPr>
    </w:lvl>
    <w:lvl w:ilvl="4" w:tplc="0409001B">
      <w:start w:val="1"/>
      <w:numFmt w:val="lowerRoman"/>
      <w:lvlText w:val="%5."/>
      <w:lvlJc w:val="righ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6B7128"/>
    <w:multiLevelType w:val="hybridMultilevel"/>
    <w:tmpl w:val="C2A26438"/>
    <w:lvl w:ilvl="0" w:tplc="FFFFFFFF">
      <w:start w:val="1"/>
      <w:numFmt w:val="lowerLetter"/>
      <w:lvlText w:val="%1."/>
      <w:lvlJc w:val="left"/>
      <w:pPr>
        <w:ind w:left="216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5713DDD"/>
    <w:multiLevelType w:val="hybridMultilevel"/>
    <w:tmpl w:val="F81E19B8"/>
    <w:lvl w:ilvl="0" w:tplc="FFFFFFFF">
      <w:start w:val="1"/>
      <w:numFmt w:val="lowerLetter"/>
      <w:lvlText w:val="%1."/>
      <w:lvlJc w:val="left"/>
      <w:pPr>
        <w:ind w:left="1800" w:hanging="360"/>
      </w:p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6" w15:restartNumberingAfterBreak="0">
    <w:nsid w:val="17A717CC"/>
    <w:multiLevelType w:val="hybridMultilevel"/>
    <w:tmpl w:val="426A69CA"/>
    <w:lvl w:ilvl="0" w:tplc="FFFFFFFF">
      <w:start w:val="1"/>
      <w:numFmt w:val="decimal"/>
      <w:lvlText w:val="%1."/>
      <w:lvlJc w:val="left"/>
      <w:pPr>
        <w:ind w:left="288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CC2714"/>
    <w:multiLevelType w:val="hybridMultilevel"/>
    <w:tmpl w:val="E03AAB9E"/>
    <w:lvl w:ilvl="0" w:tplc="B24A55D6">
      <w:start w:val="1"/>
      <w:numFmt w:val="lowerRoman"/>
      <w:lvlText w:val="%1."/>
      <w:lvlJc w:val="right"/>
      <w:pPr>
        <w:ind w:left="1980" w:hanging="180"/>
      </w:pPr>
      <w:rPr>
        <w:rFonts w:asciiTheme="minorHAnsi" w:eastAsiaTheme="minorHAnsi" w:hAnsiTheme="minorHAnsi" w:cstheme="minorBidi"/>
      </w:r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15:restartNumberingAfterBreak="0">
    <w:nsid w:val="19E93854"/>
    <w:multiLevelType w:val="hybridMultilevel"/>
    <w:tmpl w:val="0F5A59C2"/>
    <w:lvl w:ilvl="0" w:tplc="FCC8112A">
      <w:start w:val="1"/>
      <w:numFmt w:val="decimal"/>
      <w:lvlText w:val="%1."/>
      <w:lvlJc w:val="left"/>
      <w:pPr>
        <w:ind w:left="360" w:hanging="360"/>
      </w:pPr>
      <w:rPr>
        <w:rFonts w:asciiTheme="minorHAnsi" w:eastAsiaTheme="minorHAnsi" w:hAnsiTheme="minorHAnsi" w:cstheme="minorBidi"/>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AC94B97"/>
    <w:multiLevelType w:val="hybridMultilevel"/>
    <w:tmpl w:val="412E115E"/>
    <w:lvl w:ilvl="0" w:tplc="FFFFFFFF">
      <w:start w:val="1"/>
      <w:numFmt w:val="lowerLetter"/>
      <w:lvlText w:val="%1."/>
      <w:lvlJc w:val="left"/>
      <w:pPr>
        <w:ind w:left="234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0" w15:restartNumberingAfterBreak="0">
    <w:nsid w:val="1B4B47FB"/>
    <w:multiLevelType w:val="hybridMultilevel"/>
    <w:tmpl w:val="392A4EE0"/>
    <w:lvl w:ilvl="0" w:tplc="FFFFFFFF">
      <w:start w:val="1"/>
      <w:numFmt w:val="lowerLetter"/>
      <w:lvlText w:val="%1."/>
      <w:lvlJc w:val="left"/>
      <w:pPr>
        <w:ind w:left="252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208A1858"/>
    <w:multiLevelType w:val="hybridMultilevel"/>
    <w:tmpl w:val="599078FA"/>
    <w:lvl w:ilvl="0" w:tplc="FFFFFFFF">
      <w:start w:val="1"/>
      <w:numFmt w:val="lowerLetter"/>
      <w:lvlText w:val="%1."/>
      <w:lvlJc w:val="left"/>
      <w:pPr>
        <w:ind w:left="216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5556191"/>
    <w:multiLevelType w:val="hybridMultilevel"/>
    <w:tmpl w:val="6A70DD7E"/>
    <w:lvl w:ilvl="0" w:tplc="FFFFFFFF">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81026CC"/>
    <w:multiLevelType w:val="hybridMultilevel"/>
    <w:tmpl w:val="4434CCAC"/>
    <w:lvl w:ilvl="0" w:tplc="FFFFFFFF">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E361522"/>
    <w:multiLevelType w:val="hybridMultilevel"/>
    <w:tmpl w:val="DD2C6746"/>
    <w:lvl w:ilvl="0" w:tplc="ACEC5B0C">
      <w:start w:val="1"/>
      <w:numFmt w:val="decimal"/>
      <w:lvlText w:val="%1."/>
      <w:lvlJc w:val="left"/>
      <w:pPr>
        <w:ind w:left="360" w:hanging="360"/>
      </w:pPr>
      <w:rPr>
        <w:rFonts w:asciiTheme="minorHAnsi" w:eastAsiaTheme="minorHAnsi" w:hAnsiTheme="minorHAnsi" w:cstheme="minorBidi"/>
      </w:rPr>
    </w:lvl>
    <w:lvl w:ilvl="1" w:tplc="04090019">
      <w:start w:val="1"/>
      <w:numFmt w:val="lowerLetter"/>
      <w:lvlText w:val="%2."/>
      <w:lvlJc w:val="left"/>
      <w:pPr>
        <w:ind w:left="1080" w:hanging="360"/>
      </w:pPr>
    </w:lvl>
    <w:lvl w:ilvl="2" w:tplc="2904F126">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FAE58B4"/>
    <w:multiLevelType w:val="hybridMultilevel"/>
    <w:tmpl w:val="73B0C64E"/>
    <w:lvl w:ilvl="0" w:tplc="FFFFFFFF">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5F7079"/>
    <w:multiLevelType w:val="hybridMultilevel"/>
    <w:tmpl w:val="415CCA8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380A0D7D"/>
    <w:multiLevelType w:val="hybridMultilevel"/>
    <w:tmpl w:val="9412F838"/>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38861950"/>
    <w:multiLevelType w:val="hybridMultilevel"/>
    <w:tmpl w:val="82124ADC"/>
    <w:lvl w:ilvl="0" w:tplc="FFFFFFFF">
      <w:start w:val="1"/>
      <w:numFmt w:val="decimal"/>
      <w:lvlText w:val="%1."/>
      <w:lvlJc w:val="left"/>
      <w:pPr>
        <w:ind w:left="720" w:hanging="360"/>
      </w:pPr>
      <w:rPr>
        <w:rFonts w:asciiTheme="minorHAnsi" w:eastAsiaTheme="minorHAnsi" w:hAnsiTheme="minorHAnsi" w:cstheme="minorBidi"/>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BF15CF3"/>
    <w:multiLevelType w:val="hybridMultilevel"/>
    <w:tmpl w:val="6094AC5C"/>
    <w:lvl w:ilvl="0" w:tplc="FFFFFFFF">
      <w:start w:val="1"/>
      <w:numFmt w:val="lowerLetter"/>
      <w:lvlText w:val="%1."/>
      <w:lvlJc w:val="left"/>
      <w:pPr>
        <w:ind w:left="324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3EB8650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EE76786"/>
    <w:multiLevelType w:val="hybridMultilevel"/>
    <w:tmpl w:val="0A54BCA2"/>
    <w:lvl w:ilvl="0" w:tplc="FFFFFFFF">
      <w:start w:val="1"/>
      <w:numFmt w:val="decimal"/>
      <w:lvlText w:val="%1."/>
      <w:lvlJc w:val="left"/>
      <w:pPr>
        <w:ind w:left="360" w:hanging="360"/>
      </w:pPr>
      <w:rPr>
        <w:rFonts w:asciiTheme="minorHAnsi" w:eastAsiaTheme="minorHAnsi" w:hAnsiTheme="minorHAnsi" w:cstheme="minorBidi"/>
      </w:rPr>
    </w:lvl>
    <w:lvl w:ilvl="1" w:tplc="ACEC5B0C">
      <w:start w:val="1"/>
      <w:numFmt w:val="decimal"/>
      <w:lvlText w:val="%2."/>
      <w:lvlJc w:val="left"/>
      <w:pPr>
        <w:ind w:left="1080" w:hanging="360"/>
      </w:pPr>
      <w:rPr>
        <w:rFonts w:asciiTheme="minorHAnsi" w:eastAsiaTheme="minorHAnsi" w:hAnsiTheme="minorHAnsi" w:cstheme="minorBidi"/>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3FA157AB"/>
    <w:multiLevelType w:val="hybridMultilevel"/>
    <w:tmpl w:val="9E4C6412"/>
    <w:lvl w:ilvl="0" w:tplc="AAB6954A">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4B056EF"/>
    <w:multiLevelType w:val="hybridMultilevel"/>
    <w:tmpl w:val="A118A964"/>
    <w:lvl w:ilvl="0" w:tplc="FFFFFFFF">
      <w:start w:val="1"/>
      <w:numFmt w:val="lowerLetter"/>
      <w:lvlText w:val="%1."/>
      <w:lvlJc w:val="left"/>
      <w:pPr>
        <w:ind w:left="2340" w:hanging="360"/>
      </w:pPr>
    </w:lvl>
    <w:lvl w:ilvl="1" w:tplc="04090019">
      <w:start w:val="1"/>
      <w:numFmt w:val="lowerLetter"/>
      <w:lvlText w:val="%2."/>
      <w:lvlJc w:val="left"/>
      <w:pPr>
        <w:ind w:left="2340" w:hanging="360"/>
      </w:pPr>
    </w:lvl>
    <w:lvl w:ilvl="2" w:tplc="0409001B">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4" w15:restartNumberingAfterBreak="0">
    <w:nsid w:val="46F97D1C"/>
    <w:multiLevelType w:val="hybridMultilevel"/>
    <w:tmpl w:val="FD8EC6BE"/>
    <w:lvl w:ilvl="0" w:tplc="FFFFFFFF">
      <w:start w:val="1"/>
      <w:numFmt w:val="lowerLetter"/>
      <w:lvlText w:val="%1."/>
      <w:lvlJc w:val="left"/>
      <w:pPr>
        <w:ind w:left="144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175B4A"/>
    <w:multiLevelType w:val="hybridMultilevel"/>
    <w:tmpl w:val="C5EA2EC2"/>
    <w:lvl w:ilvl="0" w:tplc="2904F126">
      <w:start w:val="1"/>
      <w:numFmt w:val="lowerRoman"/>
      <w:lvlText w:val="%1."/>
      <w:lvlJc w:val="right"/>
      <w:pPr>
        <w:ind w:left="180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6910BC"/>
    <w:multiLevelType w:val="hybridMultilevel"/>
    <w:tmpl w:val="6C1AB7D0"/>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7" w15:restartNumberingAfterBreak="0">
    <w:nsid w:val="4FA52EA9"/>
    <w:multiLevelType w:val="hybridMultilevel"/>
    <w:tmpl w:val="F4864E20"/>
    <w:lvl w:ilvl="0" w:tplc="FFFFFFFF">
      <w:start w:val="1"/>
      <w:numFmt w:val="lowerLetter"/>
      <w:lvlText w:val="%1."/>
      <w:lvlJc w:val="left"/>
      <w:pPr>
        <w:ind w:left="1800" w:hanging="360"/>
      </w:pPr>
    </w:lvl>
    <w:lvl w:ilvl="1" w:tplc="8D9E5E02">
      <w:start w:val="1"/>
      <w:numFmt w:val="decimal"/>
      <w:lvlText w:val="%2."/>
      <w:lvlJc w:val="left"/>
      <w:pPr>
        <w:ind w:left="1800" w:hanging="360"/>
      </w:pPr>
      <w:rPr>
        <w:rFonts w:asciiTheme="minorHAnsi" w:eastAsiaTheme="minorHAnsi" w:hAnsiTheme="minorHAnsi" w:cstheme="minorBidi"/>
      </w:r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565677AC"/>
    <w:multiLevelType w:val="hybridMultilevel"/>
    <w:tmpl w:val="BCBE6822"/>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66D36DA7"/>
    <w:multiLevelType w:val="hybridMultilevel"/>
    <w:tmpl w:val="82124ADC"/>
    <w:lvl w:ilvl="0" w:tplc="FFFFFFFF">
      <w:start w:val="1"/>
      <w:numFmt w:val="decimal"/>
      <w:lvlText w:val="%1."/>
      <w:lvlJc w:val="left"/>
      <w:pPr>
        <w:ind w:left="720" w:hanging="360"/>
      </w:pPr>
      <w:rPr>
        <w:rFonts w:asciiTheme="minorHAnsi" w:eastAsiaTheme="minorHAnsi" w:hAnsiTheme="minorHAnsi" w:cstheme="minorBidi"/>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8125A79"/>
    <w:multiLevelType w:val="hybridMultilevel"/>
    <w:tmpl w:val="2EBEAD5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1286122"/>
    <w:multiLevelType w:val="hybridMultilevel"/>
    <w:tmpl w:val="B5AC2A32"/>
    <w:lvl w:ilvl="0" w:tplc="EC9A9648">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27C51D1"/>
    <w:multiLevelType w:val="hybridMultilevel"/>
    <w:tmpl w:val="2D765874"/>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3" w15:restartNumberingAfterBreak="0">
    <w:nsid w:val="74B064E2"/>
    <w:multiLevelType w:val="hybridMultilevel"/>
    <w:tmpl w:val="82124ADC"/>
    <w:lvl w:ilvl="0" w:tplc="FFFFFFFF">
      <w:start w:val="1"/>
      <w:numFmt w:val="decimal"/>
      <w:lvlText w:val="%1."/>
      <w:lvlJc w:val="left"/>
      <w:pPr>
        <w:ind w:left="720" w:hanging="360"/>
      </w:pPr>
      <w:rPr>
        <w:rFonts w:asciiTheme="minorHAnsi" w:eastAsiaTheme="minorHAnsi" w:hAnsiTheme="minorHAnsi" w:cstheme="minorBidi"/>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67A04E2"/>
    <w:multiLevelType w:val="hybridMultilevel"/>
    <w:tmpl w:val="82124ADC"/>
    <w:lvl w:ilvl="0" w:tplc="42DC7836">
      <w:start w:val="1"/>
      <w:numFmt w:val="decimal"/>
      <w:lvlText w:val="%1."/>
      <w:lvlJc w:val="left"/>
      <w:pPr>
        <w:ind w:left="720" w:hanging="360"/>
      </w:pPr>
      <w:rPr>
        <w:rFonts w:asciiTheme="minorHAnsi" w:eastAsiaTheme="minorHAnsi" w:hAnsiTheme="minorHAnsi" w:cstheme="minorBidi"/>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60437872">
    <w:abstractNumId w:val="14"/>
  </w:num>
  <w:num w:numId="2" w16cid:durableId="1005596446">
    <w:abstractNumId w:val="8"/>
  </w:num>
  <w:num w:numId="3" w16cid:durableId="2064475215">
    <w:abstractNumId w:val="31"/>
  </w:num>
  <w:num w:numId="4" w16cid:durableId="1519441">
    <w:abstractNumId w:val="34"/>
  </w:num>
  <w:num w:numId="5" w16cid:durableId="1029718237">
    <w:abstractNumId w:val="18"/>
  </w:num>
  <w:num w:numId="6" w16cid:durableId="2064332048">
    <w:abstractNumId w:val="29"/>
  </w:num>
  <w:num w:numId="7" w16cid:durableId="27535241">
    <w:abstractNumId w:val="32"/>
  </w:num>
  <w:num w:numId="8" w16cid:durableId="1507401883">
    <w:abstractNumId w:val="11"/>
  </w:num>
  <w:num w:numId="9" w16cid:durableId="2134470958">
    <w:abstractNumId w:val="19"/>
  </w:num>
  <w:num w:numId="10" w16cid:durableId="1207185590">
    <w:abstractNumId w:val="27"/>
  </w:num>
  <w:num w:numId="11" w16cid:durableId="79495238">
    <w:abstractNumId w:val="9"/>
  </w:num>
  <w:num w:numId="12" w16cid:durableId="569075370">
    <w:abstractNumId w:val="23"/>
  </w:num>
  <w:num w:numId="13" w16cid:durableId="1307198835">
    <w:abstractNumId w:val="4"/>
  </w:num>
  <w:num w:numId="14" w16cid:durableId="273247500">
    <w:abstractNumId w:val="16"/>
  </w:num>
  <w:num w:numId="15" w16cid:durableId="2059501269">
    <w:abstractNumId w:val="6"/>
  </w:num>
  <w:num w:numId="16" w16cid:durableId="791899806">
    <w:abstractNumId w:val="30"/>
  </w:num>
  <w:num w:numId="17" w16cid:durableId="1679307435">
    <w:abstractNumId w:val="1"/>
  </w:num>
  <w:num w:numId="18" w16cid:durableId="1518501623">
    <w:abstractNumId w:val="5"/>
  </w:num>
  <w:num w:numId="19" w16cid:durableId="1442454830">
    <w:abstractNumId w:val="7"/>
  </w:num>
  <w:num w:numId="20" w16cid:durableId="604386569">
    <w:abstractNumId w:val="26"/>
  </w:num>
  <w:num w:numId="21" w16cid:durableId="312179011">
    <w:abstractNumId w:val="22"/>
  </w:num>
  <w:num w:numId="22" w16cid:durableId="1972710855">
    <w:abstractNumId w:val="28"/>
  </w:num>
  <w:num w:numId="23" w16cid:durableId="1292705870">
    <w:abstractNumId w:val="10"/>
  </w:num>
  <w:num w:numId="24" w16cid:durableId="433474895">
    <w:abstractNumId w:val="0"/>
  </w:num>
  <w:num w:numId="25" w16cid:durableId="757286364">
    <w:abstractNumId w:val="17"/>
  </w:num>
  <w:num w:numId="26" w16cid:durableId="1969123352">
    <w:abstractNumId w:val="12"/>
  </w:num>
  <w:num w:numId="27" w16cid:durableId="1738283984">
    <w:abstractNumId w:val="13"/>
  </w:num>
  <w:num w:numId="28" w16cid:durableId="208344032">
    <w:abstractNumId w:val="20"/>
  </w:num>
  <w:num w:numId="29" w16cid:durableId="1462263600">
    <w:abstractNumId w:val="21"/>
  </w:num>
  <w:num w:numId="30" w16cid:durableId="932667937">
    <w:abstractNumId w:val="25"/>
  </w:num>
  <w:num w:numId="31" w16cid:durableId="1077362557">
    <w:abstractNumId w:val="3"/>
  </w:num>
  <w:num w:numId="32" w16cid:durableId="1173882617">
    <w:abstractNumId w:val="15"/>
  </w:num>
  <w:num w:numId="33" w16cid:durableId="1999187776">
    <w:abstractNumId w:val="33"/>
  </w:num>
  <w:num w:numId="34" w16cid:durableId="2130127185">
    <w:abstractNumId w:val="24"/>
  </w:num>
  <w:num w:numId="35" w16cid:durableId="111721722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ke Ackerman">
    <w15:presenceInfo w15:providerId="AD" w15:userId="S::MikeA@nezperce.org::0b47ff0e-31f3-4b4d-8b78-4e8868867499"/>
  </w15:person>
  <w15:person w15:author="Jenkins, Laura (ljenkins@uidaho.edu)">
    <w15:presenceInfo w15:providerId="AD" w15:userId="S::ljenkins@uidaho.edu::0696ccfb-9c36-4a5e-afb7-144d176838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Trans Amer Fish Soc&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zaxarefqfvr55etf21xtfw1v9av0rftdw9f&quot;&gt;My EndNote Library-Converted&lt;record-ids&gt;&lt;item&gt;104&lt;/item&gt;&lt;item&gt;105&lt;/item&gt;&lt;item&gt;110&lt;/item&gt;&lt;item&gt;116&lt;/item&gt;&lt;item&gt;196&lt;/item&gt;&lt;item&gt;203&lt;/item&gt;&lt;item&gt;207&lt;/item&gt;&lt;item&gt;240&lt;/item&gt;&lt;item&gt;292&lt;/item&gt;&lt;item&gt;1514&lt;/item&gt;&lt;item&gt;1734&lt;/item&gt;&lt;item&gt;1735&lt;/item&gt;&lt;item&gt;1736&lt;/item&gt;&lt;item&gt;1737&lt;/item&gt;&lt;item&gt;1738&lt;/item&gt;&lt;item&gt;1739&lt;/item&gt;&lt;item&gt;1740&lt;/item&gt;&lt;item&gt;1741&lt;/item&gt;&lt;item&gt;1742&lt;/item&gt;&lt;item&gt;1743&lt;/item&gt;&lt;item&gt;1745&lt;/item&gt;&lt;item&gt;1746&lt;/item&gt;&lt;item&gt;1747&lt;/item&gt;&lt;item&gt;1748&lt;/item&gt;&lt;item&gt;1749&lt;/item&gt;&lt;item&gt;1751&lt;/item&gt;&lt;item&gt;1752&lt;/item&gt;&lt;item&gt;1753&lt;/item&gt;&lt;item&gt;1755&lt;/item&gt;&lt;item&gt;1756&lt;/item&gt;&lt;item&gt;1758&lt;/item&gt;&lt;item&gt;1759&lt;/item&gt;&lt;item&gt;1760&lt;/item&gt;&lt;item&gt;1761&lt;/item&gt;&lt;item&gt;1762&lt;/item&gt;&lt;item&gt;1763&lt;/item&gt;&lt;/record-ids&gt;&lt;/item&gt;&lt;/Libraries&gt;"/>
  </w:docVars>
  <w:rsids>
    <w:rsidRoot w:val="00DC08D9"/>
    <w:rsid w:val="00001991"/>
    <w:rsid w:val="00002C77"/>
    <w:rsid w:val="00003572"/>
    <w:rsid w:val="0000419A"/>
    <w:rsid w:val="00005BCA"/>
    <w:rsid w:val="000060BE"/>
    <w:rsid w:val="0000726F"/>
    <w:rsid w:val="000078FE"/>
    <w:rsid w:val="00007D25"/>
    <w:rsid w:val="000118F9"/>
    <w:rsid w:val="00012188"/>
    <w:rsid w:val="00012928"/>
    <w:rsid w:val="00012C18"/>
    <w:rsid w:val="00014B7B"/>
    <w:rsid w:val="00015B2E"/>
    <w:rsid w:val="00015DF6"/>
    <w:rsid w:val="00015F69"/>
    <w:rsid w:val="000168F8"/>
    <w:rsid w:val="0002292D"/>
    <w:rsid w:val="00022A6D"/>
    <w:rsid w:val="0002385B"/>
    <w:rsid w:val="000246BE"/>
    <w:rsid w:val="000253ED"/>
    <w:rsid w:val="00025C12"/>
    <w:rsid w:val="00026282"/>
    <w:rsid w:val="000267AF"/>
    <w:rsid w:val="000304B9"/>
    <w:rsid w:val="00032B68"/>
    <w:rsid w:val="00032F59"/>
    <w:rsid w:val="00032F63"/>
    <w:rsid w:val="00033820"/>
    <w:rsid w:val="00034434"/>
    <w:rsid w:val="00036166"/>
    <w:rsid w:val="0003642B"/>
    <w:rsid w:val="00036D0A"/>
    <w:rsid w:val="00037711"/>
    <w:rsid w:val="00037B56"/>
    <w:rsid w:val="0004061E"/>
    <w:rsid w:val="00040F7A"/>
    <w:rsid w:val="00042097"/>
    <w:rsid w:val="000420BD"/>
    <w:rsid w:val="000420D9"/>
    <w:rsid w:val="00043CAC"/>
    <w:rsid w:val="00043D0C"/>
    <w:rsid w:val="00043D93"/>
    <w:rsid w:val="0004403F"/>
    <w:rsid w:val="00044848"/>
    <w:rsid w:val="00045DFA"/>
    <w:rsid w:val="00046B0E"/>
    <w:rsid w:val="000507DD"/>
    <w:rsid w:val="00051BF3"/>
    <w:rsid w:val="000539F6"/>
    <w:rsid w:val="000541B1"/>
    <w:rsid w:val="00054376"/>
    <w:rsid w:val="0005618E"/>
    <w:rsid w:val="00060BB4"/>
    <w:rsid w:val="00061D25"/>
    <w:rsid w:val="00063582"/>
    <w:rsid w:val="00063738"/>
    <w:rsid w:val="000639DE"/>
    <w:rsid w:val="00063FF2"/>
    <w:rsid w:val="00064FDF"/>
    <w:rsid w:val="00065979"/>
    <w:rsid w:val="00065A4E"/>
    <w:rsid w:val="00067107"/>
    <w:rsid w:val="00067CF5"/>
    <w:rsid w:val="00071148"/>
    <w:rsid w:val="000712C5"/>
    <w:rsid w:val="00071649"/>
    <w:rsid w:val="0007202B"/>
    <w:rsid w:val="000728BA"/>
    <w:rsid w:val="000728EC"/>
    <w:rsid w:val="00073371"/>
    <w:rsid w:val="00073391"/>
    <w:rsid w:val="00073AB3"/>
    <w:rsid w:val="00074F4B"/>
    <w:rsid w:val="00075109"/>
    <w:rsid w:val="0007696A"/>
    <w:rsid w:val="00076D9A"/>
    <w:rsid w:val="000771D3"/>
    <w:rsid w:val="0007754B"/>
    <w:rsid w:val="000803C9"/>
    <w:rsid w:val="00081F07"/>
    <w:rsid w:val="00083467"/>
    <w:rsid w:val="000844DF"/>
    <w:rsid w:val="00084697"/>
    <w:rsid w:val="000852B7"/>
    <w:rsid w:val="0008646F"/>
    <w:rsid w:val="000866AC"/>
    <w:rsid w:val="00086885"/>
    <w:rsid w:val="00086E71"/>
    <w:rsid w:val="00087257"/>
    <w:rsid w:val="000877A4"/>
    <w:rsid w:val="00087E26"/>
    <w:rsid w:val="000913DA"/>
    <w:rsid w:val="00091F4C"/>
    <w:rsid w:val="00092F54"/>
    <w:rsid w:val="00093705"/>
    <w:rsid w:val="00094297"/>
    <w:rsid w:val="0009478F"/>
    <w:rsid w:val="000952C7"/>
    <w:rsid w:val="00096D97"/>
    <w:rsid w:val="000A04FA"/>
    <w:rsid w:val="000A1673"/>
    <w:rsid w:val="000A18E5"/>
    <w:rsid w:val="000A3315"/>
    <w:rsid w:val="000A3DDA"/>
    <w:rsid w:val="000A51E7"/>
    <w:rsid w:val="000A5E2E"/>
    <w:rsid w:val="000A6265"/>
    <w:rsid w:val="000A66E2"/>
    <w:rsid w:val="000A716D"/>
    <w:rsid w:val="000A749D"/>
    <w:rsid w:val="000B0683"/>
    <w:rsid w:val="000B1B8A"/>
    <w:rsid w:val="000B255F"/>
    <w:rsid w:val="000B29E9"/>
    <w:rsid w:val="000B37C8"/>
    <w:rsid w:val="000B40E4"/>
    <w:rsid w:val="000B47CB"/>
    <w:rsid w:val="000B62E5"/>
    <w:rsid w:val="000C0683"/>
    <w:rsid w:val="000C2CD0"/>
    <w:rsid w:val="000C303F"/>
    <w:rsid w:val="000C35D2"/>
    <w:rsid w:val="000C3D9E"/>
    <w:rsid w:val="000C4E0B"/>
    <w:rsid w:val="000C5AA1"/>
    <w:rsid w:val="000C5BDA"/>
    <w:rsid w:val="000C6CF1"/>
    <w:rsid w:val="000C6EAB"/>
    <w:rsid w:val="000D0DDE"/>
    <w:rsid w:val="000D1897"/>
    <w:rsid w:val="000D224D"/>
    <w:rsid w:val="000D28D1"/>
    <w:rsid w:val="000D44DD"/>
    <w:rsid w:val="000D4CF5"/>
    <w:rsid w:val="000D58C0"/>
    <w:rsid w:val="000D621E"/>
    <w:rsid w:val="000D689F"/>
    <w:rsid w:val="000D6BFC"/>
    <w:rsid w:val="000D6E7A"/>
    <w:rsid w:val="000E1169"/>
    <w:rsid w:val="000E1E87"/>
    <w:rsid w:val="000E23DE"/>
    <w:rsid w:val="000E2B08"/>
    <w:rsid w:val="000E3FE1"/>
    <w:rsid w:val="000E59B1"/>
    <w:rsid w:val="000F1916"/>
    <w:rsid w:val="000F2F01"/>
    <w:rsid w:val="000F30EC"/>
    <w:rsid w:val="000F435A"/>
    <w:rsid w:val="000F5460"/>
    <w:rsid w:val="000F64D7"/>
    <w:rsid w:val="000F6823"/>
    <w:rsid w:val="000F71A0"/>
    <w:rsid w:val="000F78C8"/>
    <w:rsid w:val="00100F94"/>
    <w:rsid w:val="0010122C"/>
    <w:rsid w:val="00101B1D"/>
    <w:rsid w:val="00101CC3"/>
    <w:rsid w:val="0010253F"/>
    <w:rsid w:val="0010293E"/>
    <w:rsid w:val="00103526"/>
    <w:rsid w:val="00104D96"/>
    <w:rsid w:val="00105F9B"/>
    <w:rsid w:val="00106330"/>
    <w:rsid w:val="001066EB"/>
    <w:rsid w:val="0010786F"/>
    <w:rsid w:val="00107984"/>
    <w:rsid w:val="00110517"/>
    <w:rsid w:val="0011150C"/>
    <w:rsid w:val="00111852"/>
    <w:rsid w:val="00112B80"/>
    <w:rsid w:val="00112F46"/>
    <w:rsid w:val="001134BE"/>
    <w:rsid w:val="00113D8C"/>
    <w:rsid w:val="00114343"/>
    <w:rsid w:val="001145F7"/>
    <w:rsid w:val="0011550F"/>
    <w:rsid w:val="00115695"/>
    <w:rsid w:val="00115F22"/>
    <w:rsid w:val="00116224"/>
    <w:rsid w:val="00116900"/>
    <w:rsid w:val="001171AF"/>
    <w:rsid w:val="00117462"/>
    <w:rsid w:val="00117F04"/>
    <w:rsid w:val="00117F4D"/>
    <w:rsid w:val="00121489"/>
    <w:rsid w:val="001214F4"/>
    <w:rsid w:val="0012151F"/>
    <w:rsid w:val="00121589"/>
    <w:rsid w:val="001219B8"/>
    <w:rsid w:val="00121A86"/>
    <w:rsid w:val="00121ABA"/>
    <w:rsid w:val="00123333"/>
    <w:rsid w:val="0012536B"/>
    <w:rsid w:val="0012603E"/>
    <w:rsid w:val="00126C8E"/>
    <w:rsid w:val="00127C13"/>
    <w:rsid w:val="0013198F"/>
    <w:rsid w:val="00132FA6"/>
    <w:rsid w:val="001335BE"/>
    <w:rsid w:val="00133777"/>
    <w:rsid w:val="00133EFE"/>
    <w:rsid w:val="0013422D"/>
    <w:rsid w:val="00135EAE"/>
    <w:rsid w:val="00136210"/>
    <w:rsid w:val="001362B0"/>
    <w:rsid w:val="00137E25"/>
    <w:rsid w:val="00140298"/>
    <w:rsid w:val="0014048C"/>
    <w:rsid w:val="00140AD7"/>
    <w:rsid w:val="00140E2B"/>
    <w:rsid w:val="00141271"/>
    <w:rsid w:val="00141FCF"/>
    <w:rsid w:val="001431DC"/>
    <w:rsid w:val="00143F4F"/>
    <w:rsid w:val="0014446F"/>
    <w:rsid w:val="0014488F"/>
    <w:rsid w:val="001463D9"/>
    <w:rsid w:val="0014642F"/>
    <w:rsid w:val="00146544"/>
    <w:rsid w:val="00147A9A"/>
    <w:rsid w:val="00147B22"/>
    <w:rsid w:val="00150881"/>
    <w:rsid w:val="00151693"/>
    <w:rsid w:val="001519C8"/>
    <w:rsid w:val="00151E1B"/>
    <w:rsid w:val="00152AC6"/>
    <w:rsid w:val="00154F6B"/>
    <w:rsid w:val="00155AB4"/>
    <w:rsid w:val="001600FD"/>
    <w:rsid w:val="0016107E"/>
    <w:rsid w:val="00161306"/>
    <w:rsid w:val="00162611"/>
    <w:rsid w:val="001634F3"/>
    <w:rsid w:val="0016368D"/>
    <w:rsid w:val="001647A0"/>
    <w:rsid w:val="00164F67"/>
    <w:rsid w:val="00166F9D"/>
    <w:rsid w:val="0016763A"/>
    <w:rsid w:val="00167B51"/>
    <w:rsid w:val="00167FF5"/>
    <w:rsid w:val="00170166"/>
    <w:rsid w:val="00170263"/>
    <w:rsid w:val="00170286"/>
    <w:rsid w:val="00172284"/>
    <w:rsid w:val="00173599"/>
    <w:rsid w:val="0017397F"/>
    <w:rsid w:val="00174118"/>
    <w:rsid w:val="00174954"/>
    <w:rsid w:val="00175B34"/>
    <w:rsid w:val="00175D73"/>
    <w:rsid w:val="001764F6"/>
    <w:rsid w:val="00176C8A"/>
    <w:rsid w:val="0017777C"/>
    <w:rsid w:val="0017779C"/>
    <w:rsid w:val="00180172"/>
    <w:rsid w:val="00180997"/>
    <w:rsid w:val="00182697"/>
    <w:rsid w:val="00182C74"/>
    <w:rsid w:val="00183715"/>
    <w:rsid w:val="00183905"/>
    <w:rsid w:val="00183F7B"/>
    <w:rsid w:val="00184D7B"/>
    <w:rsid w:val="001855B4"/>
    <w:rsid w:val="00186A99"/>
    <w:rsid w:val="00186B05"/>
    <w:rsid w:val="00186B97"/>
    <w:rsid w:val="0018761A"/>
    <w:rsid w:val="00187690"/>
    <w:rsid w:val="0019009B"/>
    <w:rsid w:val="001900E3"/>
    <w:rsid w:val="00190337"/>
    <w:rsid w:val="00190444"/>
    <w:rsid w:val="00190688"/>
    <w:rsid w:val="0019148D"/>
    <w:rsid w:val="001922AF"/>
    <w:rsid w:val="00192379"/>
    <w:rsid w:val="001924B9"/>
    <w:rsid w:val="001932EE"/>
    <w:rsid w:val="0019339D"/>
    <w:rsid w:val="00194056"/>
    <w:rsid w:val="001945B8"/>
    <w:rsid w:val="00197DDB"/>
    <w:rsid w:val="001A05C2"/>
    <w:rsid w:val="001A0CB8"/>
    <w:rsid w:val="001A1014"/>
    <w:rsid w:val="001A1199"/>
    <w:rsid w:val="001A12B1"/>
    <w:rsid w:val="001A23BB"/>
    <w:rsid w:val="001A35A3"/>
    <w:rsid w:val="001A3A71"/>
    <w:rsid w:val="001A6582"/>
    <w:rsid w:val="001A7952"/>
    <w:rsid w:val="001A7E5E"/>
    <w:rsid w:val="001B04EF"/>
    <w:rsid w:val="001B0D2E"/>
    <w:rsid w:val="001B0EE0"/>
    <w:rsid w:val="001B1F70"/>
    <w:rsid w:val="001B2749"/>
    <w:rsid w:val="001B2B50"/>
    <w:rsid w:val="001B3B2E"/>
    <w:rsid w:val="001B3EA1"/>
    <w:rsid w:val="001B5170"/>
    <w:rsid w:val="001B719A"/>
    <w:rsid w:val="001C0D9A"/>
    <w:rsid w:val="001C119F"/>
    <w:rsid w:val="001C12F3"/>
    <w:rsid w:val="001C1BF6"/>
    <w:rsid w:val="001C3C8C"/>
    <w:rsid w:val="001C3D43"/>
    <w:rsid w:val="001C40FB"/>
    <w:rsid w:val="001C5237"/>
    <w:rsid w:val="001C54EA"/>
    <w:rsid w:val="001C5BF9"/>
    <w:rsid w:val="001C5EED"/>
    <w:rsid w:val="001C607B"/>
    <w:rsid w:val="001C628A"/>
    <w:rsid w:val="001D090F"/>
    <w:rsid w:val="001D1503"/>
    <w:rsid w:val="001D32DA"/>
    <w:rsid w:val="001D384A"/>
    <w:rsid w:val="001D40FA"/>
    <w:rsid w:val="001D437C"/>
    <w:rsid w:val="001D4441"/>
    <w:rsid w:val="001D4DDE"/>
    <w:rsid w:val="001D4FB2"/>
    <w:rsid w:val="001D5042"/>
    <w:rsid w:val="001D57B2"/>
    <w:rsid w:val="001D5A36"/>
    <w:rsid w:val="001D64D5"/>
    <w:rsid w:val="001D6F09"/>
    <w:rsid w:val="001D707D"/>
    <w:rsid w:val="001D7530"/>
    <w:rsid w:val="001E04E6"/>
    <w:rsid w:val="001E18B0"/>
    <w:rsid w:val="001E1FBF"/>
    <w:rsid w:val="001E254B"/>
    <w:rsid w:val="001E2740"/>
    <w:rsid w:val="001E33DB"/>
    <w:rsid w:val="001E4E35"/>
    <w:rsid w:val="001E56BA"/>
    <w:rsid w:val="001E7127"/>
    <w:rsid w:val="001E7C77"/>
    <w:rsid w:val="001F016C"/>
    <w:rsid w:val="001F1710"/>
    <w:rsid w:val="001F213E"/>
    <w:rsid w:val="001F368D"/>
    <w:rsid w:val="001F42F8"/>
    <w:rsid w:val="001F4C6F"/>
    <w:rsid w:val="001F4D09"/>
    <w:rsid w:val="001F534B"/>
    <w:rsid w:val="001F55C0"/>
    <w:rsid w:val="001F6CDE"/>
    <w:rsid w:val="001F795F"/>
    <w:rsid w:val="002018CC"/>
    <w:rsid w:val="002024CB"/>
    <w:rsid w:val="00203629"/>
    <w:rsid w:val="00203BAD"/>
    <w:rsid w:val="00204E5A"/>
    <w:rsid w:val="002060D7"/>
    <w:rsid w:val="00206BF3"/>
    <w:rsid w:val="002112D8"/>
    <w:rsid w:val="002126A1"/>
    <w:rsid w:val="00212C99"/>
    <w:rsid w:val="00213368"/>
    <w:rsid w:val="002141A4"/>
    <w:rsid w:val="0021434D"/>
    <w:rsid w:val="00215868"/>
    <w:rsid w:val="002158DA"/>
    <w:rsid w:val="00215FF7"/>
    <w:rsid w:val="002167DE"/>
    <w:rsid w:val="002207C9"/>
    <w:rsid w:val="00220B79"/>
    <w:rsid w:val="00220EF8"/>
    <w:rsid w:val="00222773"/>
    <w:rsid w:val="0022280E"/>
    <w:rsid w:val="00222A5F"/>
    <w:rsid w:val="00223283"/>
    <w:rsid w:val="00223C13"/>
    <w:rsid w:val="0022457A"/>
    <w:rsid w:val="00224BE6"/>
    <w:rsid w:val="00224CFD"/>
    <w:rsid w:val="002260EE"/>
    <w:rsid w:val="002261FB"/>
    <w:rsid w:val="0022697E"/>
    <w:rsid w:val="00227658"/>
    <w:rsid w:val="00227CBC"/>
    <w:rsid w:val="00230341"/>
    <w:rsid w:val="00230ECD"/>
    <w:rsid w:val="002310A7"/>
    <w:rsid w:val="002313E3"/>
    <w:rsid w:val="0023160C"/>
    <w:rsid w:val="0023198C"/>
    <w:rsid w:val="00233373"/>
    <w:rsid w:val="00233C68"/>
    <w:rsid w:val="0023422A"/>
    <w:rsid w:val="00234DA4"/>
    <w:rsid w:val="0023565C"/>
    <w:rsid w:val="00237221"/>
    <w:rsid w:val="00237DF2"/>
    <w:rsid w:val="00241358"/>
    <w:rsid w:val="002429A5"/>
    <w:rsid w:val="00242CC3"/>
    <w:rsid w:val="0024355F"/>
    <w:rsid w:val="00243BF9"/>
    <w:rsid w:val="00244E91"/>
    <w:rsid w:val="0024557F"/>
    <w:rsid w:val="00245B78"/>
    <w:rsid w:val="00245D66"/>
    <w:rsid w:val="00245EF9"/>
    <w:rsid w:val="00247604"/>
    <w:rsid w:val="0025011D"/>
    <w:rsid w:val="00250F05"/>
    <w:rsid w:val="00252C34"/>
    <w:rsid w:val="00253839"/>
    <w:rsid w:val="00253EAF"/>
    <w:rsid w:val="00254098"/>
    <w:rsid w:val="002569D1"/>
    <w:rsid w:val="00257573"/>
    <w:rsid w:val="002579D5"/>
    <w:rsid w:val="00257E6D"/>
    <w:rsid w:val="00261739"/>
    <w:rsid w:val="0026329B"/>
    <w:rsid w:val="00264456"/>
    <w:rsid w:val="00265735"/>
    <w:rsid w:val="0026689E"/>
    <w:rsid w:val="00266B41"/>
    <w:rsid w:val="00271C5B"/>
    <w:rsid w:val="0027358C"/>
    <w:rsid w:val="00273C6B"/>
    <w:rsid w:val="0027512A"/>
    <w:rsid w:val="00276D48"/>
    <w:rsid w:val="002776F5"/>
    <w:rsid w:val="002777A6"/>
    <w:rsid w:val="0028085C"/>
    <w:rsid w:val="00280FB5"/>
    <w:rsid w:val="00283828"/>
    <w:rsid w:val="002844EE"/>
    <w:rsid w:val="0028478B"/>
    <w:rsid w:val="00284921"/>
    <w:rsid w:val="002870C8"/>
    <w:rsid w:val="00287272"/>
    <w:rsid w:val="00287A72"/>
    <w:rsid w:val="00287C3A"/>
    <w:rsid w:val="00290265"/>
    <w:rsid w:val="0029109A"/>
    <w:rsid w:val="00291954"/>
    <w:rsid w:val="00291BA8"/>
    <w:rsid w:val="00291FEC"/>
    <w:rsid w:val="00292086"/>
    <w:rsid w:val="00292FA0"/>
    <w:rsid w:val="00292FB2"/>
    <w:rsid w:val="00293325"/>
    <w:rsid w:val="002936BB"/>
    <w:rsid w:val="00293E48"/>
    <w:rsid w:val="0029414E"/>
    <w:rsid w:val="002950AB"/>
    <w:rsid w:val="002951E9"/>
    <w:rsid w:val="00295779"/>
    <w:rsid w:val="00295F83"/>
    <w:rsid w:val="00297C6A"/>
    <w:rsid w:val="002A1C00"/>
    <w:rsid w:val="002A34C2"/>
    <w:rsid w:val="002A37EE"/>
    <w:rsid w:val="002A3F10"/>
    <w:rsid w:val="002A3F84"/>
    <w:rsid w:val="002A5122"/>
    <w:rsid w:val="002A524F"/>
    <w:rsid w:val="002A56A5"/>
    <w:rsid w:val="002A6608"/>
    <w:rsid w:val="002A6DB4"/>
    <w:rsid w:val="002B1DCA"/>
    <w:rsid w:val="002B2477"/>
    <w:rsid w:val="002B2AA2"/>
    <w:rsid w:val="002B4D49"/>
    <w:rsid w:val="002B734B"/>
    <w:rsid w:val="002B752B"/>
    <w:rsid w:val="002B7A90"/>
    <w:rsid w:val="002C00F0"/>
    <w:rsid w:val="002C0206"/>
    <w:rsid w:val="002C02A1"/>
    <w:rsid w:val="002C0388"/>
    <w:rsid w:val="002C08D7"/>
    <w:rsid w:val="002C0D82"/>
    <w:rsid w:val="002C10A4"/>
    <w:rsid w:val="002C1D19"/>
    <w:rsid w:val="002C2960"/>
    <w:rsid w:val="002C6653"/>
    <w:rsid w:val="002C7066"/>
    <w:rsid w:val="002C735D"/>
    <w:rsid w:val="002C77BF"/>
    <w:rsid w:val="002D01AF"/>
    <w:rsid w:val="002D0CF0"/>
    <w:rsid w:val="002D1456"/>
    <w:rsid w:val="002D308E"/>
    <w:rsid w:val="002D30C2"/>
    <w:rsid w:val="002D31EE"/>
    <w:rsid w:val="002D3AF4"/>
    <w:rsid w:val="002D3C4E"/>
    <w:rsid w:val="002D3E8C"/>
    <w:rsid w:val="002D7464"/>
    <w:rsid w:val="002D7491"/>
    <w:rsid w:val="002D7756"/>
    <w:rsid w:val="002E031F"/>
    <w:rsid w:val="002E0641"/>
    <w:rsid w:val="002E0831"/>
    <w:rsid w:val="002E0F18"/>
    <w:rsid w:val="002E1F2D"/>
    <w:rsid w:val="002E2A87"/>
    <w:rsid w:val="002E348A"/>
    <w:rsid w:val="002E4212"/>
    <w:rsid w:val="002E570C"/>
    <w:rsid w:val="002E5729"/>
    <w:rsid w:val="002E5781"/>
    <w:rsid w:val="002E63FC"/>
    <w:rsid w:val="002E77C7"/>
    <w:rsid w:val="002F14DE"/>
    <w:rsid w:val="002F1658"/>
    <w:rsid w:val="002F1672"/>
    <w:rsid w:val="002F17BE"/>
    <w:rsid w:val="002F237F"/>
    <w:rsid w:val="002F2C00"/>
    <w:rsid w:val="002F2C14"/>
    <w:rsid w:val="002F4467"/>
    <w:rsid w:val="002F58A3"/>
    <w:rsid w:val="002F6C43"/>
    <w:rsid w:val="002F6D34"/>
    <w:rsid w:val="002F77B9"/>
    <w:rsid w:val="002F78A7"/>
    <w:rsid w:val="0030034D"/>
    <w:rsid w:val="003013DE"/>
    <w:rsid w:val="00301F33"/>
    <w:rsid w:val="003020E7"/>
    <w:rsid w:val="003023A4"/>
    <w:rsid w:val="0030258E"/>
    <w:rsid w:val="00302C45"/>
    <w:rsid w:val="00302D2F"/>
    <w:rsid w:val="0030354D"/>
    <w:rsid w:val="00303DDF"/>
    <w:rsid w:val="00303F94"/>
    <w:rsid w:val="003042B8"/>
    <w:rsid w:val="0030536F"/>
    <w:rsid w:val="0030557D"/>
    <w:rsid w:val="00305673"/>
    <w:rsid w:val="003072CE"/>
    <w:rsid w:val="0030756F"/>
    <w:rsid w:val="00310188"/>
    <w:rsid w:val="00310844"/>
    <w:rsid w:val="00311451"/>
    <w:rsid w:val="00312A80"/>
    <w:rsid w:val="0031352B"/>
    <w:rsid w:val="00313DA8"/>
    <w:rsid w:val="0031541F"/>
    <w:rsid w:val="00315C54"/>
    <w:rsid w:val="00316279"/>
    <w:rsid w:val="00316BA0"/>
    <w:rsid w:val="00316FA0"/>
    <w:rsid w:val="0032120C"/>
    <w:rsid w:val="00321B79"/>
    <w:rsid w:val="003231DF"/>
    <w:rsid w:val="00323B20"/>
    <w:rsid w:val="0032467E"/>
    <w:rsid w:val="00325705"/>
    <w:rsid w:val="00325CB5"/>
    <w:rsid w:val="003265FC"/>
    <w:rsid w:val="00330219"/>
    <w:rsid w:val="003304C8"/>
    <w:rsid w:val="00331514"/>
    <w:rsid w:val="003316F0"/>
    <w:rsid w:val="00331F5D"/>
    <w:rsid w:val="00332140"/>
    <w:rsid w:val="00332B96"/>
    <w:rsid w:val="003331AF"/>
    <w:rsid w:val="00334731"/>
    <w:rsid w:val="00335788"/>
    <w:rsid w:val="00335C03"/>
    <w:rsid w:val="003375DA"/>
    <w:rsid w:val="003400AD"/>
    <w:rsid w:val="0034047D"/>
    <w:rsid w:val="00340628"/>
    <w:rsid w:val="003407FA"/>
    <w:rsid w:val="00342724"/>
    <w:rsid w:val="00342BFC"/>
    <w:rsid w:val="00343542"/>
    <w:rsid w:val="00343E09"/>
    <w:rsid w:val="00344963"/>
    <w:rsid w:val="00344DEC"/>
    <w:rsid w:val="00345BE9"/>
    <w:rsid w:val="00345CB1"/>
    <w:rsid w:val="00345D69"/>
    <w:rsid w:val="003460F9"/>
    <w:rsid w:val="003466DF"/>
    <w:rsid w:val="00347119"/>
    <w:rsid w:val="003475C7"/>
    <w:rsid w:val="00350014"/>
    <w:rsid w:val="0035126B"/>
    <w:rsid w:val="003550B2"/>
    <w:rsid w:val="003562B1"/>
    <w:rsid w:val="00357A1E"/>
    <w:rsid w:val="00360A65"/>
    <w:rsid w:val="00360DAE"/>
    <w:rsid w:val="00362C04"/>
    <w:rsid w:val="00363213"/>
    <w:rsid w:val="00363B46"/>
    <w:rsid w:val="00364D14"/>
    <w:rsid w:val="0036594A"/>
    <w:rsid w:val="00365EE8"/>
    <w:rsid w:val="003662E8"/>
    <w:rsid w:val="003678DF"/>
    <w:rsid w:val="00367CE3"/>
    <w:rsid w:val="003700F0"/>
    <w:rsid w:val="00370128"/>
    <w:rsid w:val="00371F64"/>
    <w:rsid w:val="0037377D"/>
    <w:rsid w:val="00373A13"/>
    <w:rsid w:val="00375DB8"/>
    <w:rsid w:val="003766A2"/>
    <w:rsid w:val="0037679A"/>
    <w:rsid w:val="00377D1C"/>
    <w:rsid w:val="0038051A"/>
    <w:rsid w:val="003808EA"/>
    <w:rsid w:val="00380BC7"/>
    <w:rsid w:val="00381055"/>
    <w:rsid w:val="0038151F"/>
    <w:rsid w:val="00381D9D"/>
    <w:rsid w:val="00382778"/>
    <w:rsid w:val="00384BDD"/>
    <w:rsid w:val="00385379"/>
    <w:rsid w:val="003854FE"/>
    <w:rsid w:val="00385BDA"/>
    <w:rsid w:val="00385EF5"/>
    <w:rsid w:val="0038723C"/>
    <w:rsid w:val="003905DE"/>
    <w:rsid w:val="0039109C"/>
    <w:rsid w:val="003910A2"/>
    <w:rsid w:val="003917F3"/>
    <w:rsid w:val="00391E32"/>
    <w:rsid w:val="003920F3"/>
    <w:rsid w:val="00392535"/>
    <w:rsid w:val="00392F85"/>
    <w:rsid w:val="003935C4"/>
    <w:rsid w:val="00393E9A"/>
    <w:rsid w:val="00394973"/>
    <w:rsid w:val="00394D75"/>
    <w:rsid w:val="00394F6D"/>
    <w:rsid w:val="003962E3"/>
    <w:rsid w:val="0039663E"/>
    <w:rsid w:val="00396F47"/>
    <w:rsid w:val="00397D68"/>
    <w:rsid w:val="00397FA3"/>
    <w:rsid w:val="003A15FC"/>
    <w:rsid w:val="003A2252"/>
    <w:rsid w:val="003A2C10"/>
    <w:rsid w:val="003A2FCE"/>
    <w:rsid w:val="003A3120"/>
    <w:rsid w:val="003A3AA1"/>
    <w:rsid w:val="003A3D08"/>
    <w:rsid w:val="003A3E70"/>
    <w:rsid w:val="003A3F3E"/>
    <w:rsid w:val="003A453F"/>
    <w:rsid w:val="003A4C6A"/>
    <w:rsid w:val="003A509E"/>
    <w:rsid w:val="003A5D23"/>
    <w:rsid w:val="003A624D"/>
    <w:rsid w:val="003B203D"/>
    <w:rsid w:val="003B3BCC"/>
    <w:rsid w:val="003B440F"/>
    <w:rsid w:val="003B5222"/>
    <w:rsid w:val="003B700E"/>
    <w:rsid w:val="003B775D"/>
    <w:rsid w:val="003B7975"/>
    <w:rsid w:val="003B797F"/>
    <w:rsid w:val="003B7A15"/>
    <w:rsid w:val="003C0774"/>
    <w:rsid w:val="003C0914"/>
    <w:rsid w:val="003C0A93"/>
    <w:rsid w:val="003C0FA0"/>
    <w:rsid w:val="003C17C7"/>
    <w:rsid w:val="003C18A7"/>
    <w:rsid w:val="003C2234"/>
    <w:rsid w:val="003C34C7"/>
    <w:rsid w:val="003C4A5E"/>
    <w:rsid w:val="003C5462"/>
    <w:rsid w:val="003C58F7"/>
    <w:rsid w:val="003C685C"/>
    <w:rsid w:val="003C7779"/>
    <w:rsid w:val="003C79C1"/>
    <w:rsid w:val="003D076E"/>
    <w:rsid w:val="003D0ABC"/>
    <w:rsid w:val="003D1001"/>
    <w:rsid w:val="003D189D"/>
    <w:rsid w:val="003D1D6D"/>
    <w:rsid w:val="003D3407"/>
    <w:rsid w:val="003D4775"/>
    <w:rsid w:val="003D5335"/>
    <w:rsid w:val="003D543B"/>
    <w:rsid w:val="003D6691"/>
    <w:rsid w:val="003E0A76"/>
    <w:rsid w:val="003E1DED"/>
    <w:rsid w:val="003E2754"/>
    <w:rsid w:val="003E3895"/>
    <w:rsid w:val="003E47EC"/>
    <w:rsid w:val="003E4A55"/>
    <w:rsid w:val="003E5538"/>
    <w:rsid w:val="003E58B2"/>
    <w:rsid w:val="003E5EF3"/>
    <w:rsid w:val="003E62DA"/>
    <w:rsid w:val="003E6467"/>
    <w:rsid w:val="003E6535"/>
    <w:rsid w:val="003E658E"/>
    <w:rsid w:val="003E67C1"/>
    <w:rsid w:val="003E75C5"/>
    <w:rsid w:val="003E7A3E"/>
    <w:rsid w:val="003F0FFE"/>
    <w:rsid w:val="003F137C"/>
    <w:rsid w:val="003F1D4E"/>
    <w:rsid w:val="003F2A92"/>
    <w:rsid w:val="003F441A"/>
    <w:rsid w:val="003F4876"/>
    <w:rsid w:val="003F4EDA"/>
    <w:rsid w:val="003F50E0"/>
    <w:rsid w:val="003F6C9C"/>
    <w:rsid w:val="003F6E30"/>
    <w:rsid w:val="00400DCB"/>
    <w:rsid w:val="004010AA"/>
    <w:rsid w:val="004037DB"/>
    <w:rsid w:val="00403C96"/>
    <w:rsid w:val="00404695"/>
    <w:rsid w:val="0040585E"/>
    <w:rsid w:val="004064ED"/>
    <w:rsid w:val="00406F39"/>
    <w:rsid w:val="00407B97"/>
    <w:rsid w:val="00407FCB"/>
    <w:rsid w:val="00411E20"/>
    <w:rsid w:val="00412FB7"/>
    <w:rsid w:val="004147B1"/>
    <w:rsid w:val="0041487A"/>
    <w:rsid w:val="00414DBF"/>
    <w:rsid w:val="0041541A"/>
    <w:rsid w:val="00415B53"/>
    <w:rsid w:val="00417EBE"/>
    <w:rsid w:val="00417FF9"/>
    <w:rsid w:val="004202BA"/>
    <w:rsid w:val="00422ADE"/>
    <w:rsid w:val="00423722"/>
    <w:rsid w:val="00423E49"/>
    <w:rsid w:val="004249E4"/>
    <w:rsid w:val="00424B99"/>
    <w:rsid w:val="00424D5C"/>
    <w:rsid w:val="0042500F"/>
    <w:rsid w:val="004256A3"/>
    <w:rsid w:val="00426CCA"/>
    <w:rsid w:val="004271DA"/>
    <w:rsid w:val="0042728C"/>
    <w:rsid w:val="00427386"/>
    <w:rsid w:val="0042778B"/>
    <w:rsid w:val="00430859"/>
    <w:rsid w:val="00431E80"/>
    <w:rsid w:val="00431EF2"/>
    <w:rsid w:val="00432DE7"/>
    <w:rsid w:val="00433F1C"/>
    <w:rsid w:val="00434105"/>
    <w:rsid w:val="004348E0"/>
    <w:rsid w:val="004355C8"/>
    <w:rsid w:val="0043695F"/>
    <w:rsid w:val="00436999"/>
    <w:rsid w:val="00440829"/>
    <w:rsid w:val="0044308F"/>
    <w:rsid w:val="00443E27"/>
    <w:rsid w:val="004440EF"/>
    <w:rsid w:val="00444EF3"/>
    <w:rsid w:val="0044524F"/>
    <w:rsid w:val="004454AB"/>
    <w:rsid w:val="00445782"/>
    <w:rsid w:val="00446A17"/>
    <w:rsid w:val="004503F5"/>
    <w:rsid w:val="00450581"/>
    <w:rsid w:val="00451399"/>
    <w:rsid w:val="00452BE0"/>
    <w:rsid w:val="00453295"/>
    <w:rsid w:val="00453C5A"/>
    <w:rsid w:val="004544CC"/>
    <w:rsid w:val="004565A8"/>
    <w:rsid w:val="004566F3"/>
    <w:rsid w:val="0045716B"/>
    <w:rsid w:val="0046063C"/>
    <w:rsid w:val="00461545"/>
    <w:rsid w:val="004616E9"/>
    <w:rsid w:val="00462804"/>
    <w:rsid w:val="0046365B"/>
    <w:rsid w:val="00464B3B"/>
    <w:rsid w:val="00465A6F"/>
    <w:rsid w:val="00465BD0"/>
    <w:rsid w:val="00465D10"/>
    <w:rsid w:val="00467FC1"/>
    <w:rsid w:val="00470CCF"/>
    <w:rsid w:val="00470E45"/>
    <w:rsid w:val="00471305"/>
    <w:rsid w:val="00471C60"/>
    <w:rsid w:val="00472143"/>
    <w:rsid w:val="004729F9"/>
    <w:rsid w:val="00472CBA"/>
    <w:rsid w:val="0047333A"/>
    <w:rsid w:val="004742A6"/>
    <w:rsid w:val="004747AA"/>
    <w:rsid w:val="00474DE9"/>
    <w:rsid w:val="004754C8"/>
    <w:rsid w:val="00475C5D"/>
    <w:rsid w:val="00476412"/>
    <w:rsid w:val="004764D5"/>
    <w:rsid w:val="004769DE"/>
    <w:rsid w:val="004776D1"/>
    <w:rsid w:val="0047791A"/>
    <w:rsid w:val="004779FC"/>
    <w:rsid w:val="0048005E"/>
    <w:rsid w:val="0048011D"/>
    <w:rsid w:val="0048030D"/>
    <w:rsid w:val="00480AC9"/>
    <w:rsid w:val="00482163"/>
    <w:rsid w:val="00482FEF"/>
    <w:rsid w:val="00484F17"/>
    <w:rsid w:val="00485322"/>
    <w:rsid w:val="0048549B"/>
    <w:rsid w:val="004856E0"/>
    <w:rsid w:val="00486A24"/>
    <w:rsid w:val="00486C57"/>
    <w:rsid w:val="0048711D"/>
    <w:rsid w:val="004879E1"/>
    <w:rsid w:val="0049070A"/>
    <w:rsid w:val="00490774"/>
    <w:rsid w:val="00490EFC"/>
    <w:rsid w:val="004937DE"/>
    <w:rsid w:val="00493836"/>
    <w:rsid w:val="00493F88"/>
    <w:rsid w:val="004945BC"/>
    <w:rsid w:val="00496031"/>
    <w:rsid w:val="0049669C"/>
    <w:rsid w:val="004969EC"/>
    <w:rsid w:val="00496DE8"/>
    <w:rsid w:val="0049710F"/>
    <w:rsid w:val="00497A36"/>
    <w:rsid w:val="004A16B4"/>
    <w:rsid w:val="004A1FCB"/>
    <w:rsid w:val="004A29CD"/>
    <w:rsid w:val="004A376E"/>
    <w:rsid w:val="004A54AA"/>
    <w:rsid w:val="004A64A5"/>
    <w:rsid w:val="004A7131"/>
    <w:rsid w:val="004A7427"/>
    <w:rsid w:val="004A753F"/>
    <w:rsid w:val="004A7743"/>
    <w:rsid w:val="004B108A"/>
    <w:rsid w:val="004B127F"/>
    <w:rsid w:val="004B1945"/>
    <w:rsid w:val="004B2315"/>
    <w:rsid w:val="004B356F"/>
    <w:rsid w:val="004B3A65"/>
    <w:rsid w:val="004B5AAD"/>
    <w:rsid w:val="004B5AAF"/>
    <w:rsid w:val="004B5B7F"/>
    <w:rsid w:val="004B5C80"/>
    <w:rsid w:val="004B6DA3"/>
    <w:rsid w:val="004B6F2D"/>
    <w:rsid w:val="004B7FCD"/>
    <w:rsid w:val="004C0987"/>
    <w:rsid w:val="004C1AF0"/>
    <w:rsid w:val="004C1C2E"/>
    <w:rsid w:val="004C21BC"/>
    <w:rsid w:val="004C4303"/>
    <w:rsid w:val="004C45F5"/>
    <w:rsid w:val="004C49C9"/>
    <w:rsid w:val="004C4FBB"/>
    <w:rsid w:val="004C6A80"/>
    <w:rsid w:val="004C6F69"/>
    <w:rsid w:val="004D082E"/>
    <w:rsid w:val="004D195F"/>
    <w:rsid w:val="004D25DF"/>
    <w:rsid w:val="004D2CE4"/>
    <w:rsid w:val="004D341A"/>
    <w:rsid w:val="004D4F41"/>
    <w:rsid w:val="004D6F82"/>
    <w:rsid w:val="004D73D6"/>
    <w:rsid w:val="004D7955"/>
    <w:rsid w:val="004D7BB0"/>
    <w:rsid w:val="004E00DA"/>
    <w:rsid w:val="004E11E4"/>
    <w:rsid w:val="004E2D11"/>
    <w:rsid w:val="004E399E"/>
    <w:rsid w:val="004F0B7A"/>
    <w:rsid w:val="004F2671"/>
    <w:rsid w:val="004F3406"/>
    <w:rsid w:val="004F523E"/>
    <w:rsid w:val="004F62CE"/>
    <w:rsid w:val="004F66C5"/>
    <w:rsid w:val="004F7B33"/>
    <w:rsid w:val="005004CF"/>
    <w:rsid w:val="00500782"/>
    <w:rsid w:val="005025D0"/>
    <w:rsid w:val="0050263B"/>
    <w:rsid w:val="00503875"/>
    <w:rsid w:val="00504CD8"/>
    <w:rsid w:val="00505B1E"/>
    <w:rsid w:val="00506FAD"/>
    <w:rsid w:val="005077B3"/>
    <w:rsid w:val="005079E1"/>
    <w:rsid w:val="00511A25"/>
    <w:rsid w:val="00511BE3"/>
    <w:rsid w:val="00511DCE"/>
    <w:rsid w:val="0051317A"/>
    <w:rsid w:val="005139D0"/>
    <w:rsid w:val="00513C6B"/>
    <w:rsid w:val="00513FFE"/>
    <w:rsid w:val="00515C3F"/>
    <w:rsid w:val="005164C1"/>
    <w:rsid w:val="00517A05"/>
    <w:rsid w:val="00520AA6"/>
    <w:rsid w:val="00520E2C"/>
    <w:rsid w:val="005217B8"/>
    <w:rsid w:val="0052183D"/>
    <w:rsid w:val="00521AEE"/>
    <w:rsid w:val="005232E4"/>
    <w:rsid w:val="00524D8F"/>
    <w:rsid w:val="00524E03"/>
    <w:rsid w:val="0052504E"/>
    <w:rsid w:val="00525B7B"/>
    <w:rsid w:val="00526740"/>
    <w:rsid w:val="00526C47"/>
    <w:rsid w:val="005276C3"/>
    <w:rsid w:val="0053052C"/>
    <w:rsid w:val="00530E92"/>
    <w:rsid w:val="00531310"/>
    <w:rsid w:val="00532293"/>
    <w:rsid w:val="00533707"/>
    <w:rsid w:val="005362BA"/>
    <w:rsid w:val="00537A03"/>
    <w:rsid w:val="00540239"/>
    <w:rsid w:val="005403B9"/>
    <w:rsid w:val="005407B7"/>
    <w:rsid w:val="00540CF5"/>
    <w:rsid w:val="00542F75"/>
    <w:rsid w:val="00543472"/>
    <w:rsid w:val="005438EE"/>
    <w:rsid w:val="005454CB"/>
    <w:rsid w:val="00546C7A"/>
    <w:rsid w:val="005471F4"/>
    <w:rsid w:val="00547367"/>
    <w:rsid w:val="00547A97"/>
    <w:rsid w:val="00550CF6"/>
    <w:rsid w:val="00551B4E"/>
    <w:rsid w:val="00555A33"/>
    <w:rsid w:val="00557726"/>
    <w:rsid w:val="00560008"/>
    <w:rsid w:val="00560BD0"/>
    <w:rsid w:val="00561C30"/>
    <w:rsid w:val="00561C43"/>
    <w:rsid w:val="0056206C"/>
    <w:rsid w:val="005634F1"/>
    <w:rsid w:val="005639D4"/>
    <w:rsid w:val="00565D38"/>
    <w:rsid w:val="00566D33"/>
    <w:rsid w:val="005671AA"/>
    <w:rsid w:val="005700CF"/>
    <w:rsid w:val="00570289"/>
    <w:rsid w:val="00570369"/>
    <w:rsid w:val="00570E4B"/>
    <w:rsid w:val="005718E3"/>
    <w:rsid w:val="00571AA6"/>
    <w:rsid w:val="0057322E"/>
    <w:rsid w:val="005732C7"/>
    <w:rsid w:val="00573ABF"/>
    <w:rsid w:val="00573C13"/>
    <w:rsid w:val="00573E08"/>
    <w:rsid w:val="00576988"/>
    <w:rsid w:val="00576DAE"/>
    <w:rsid w:val="00580DCB"/>
    <w:rsid w:val="0058118D"/>
    <w:rsid w:val="005811EE"/>
    <w:rsid w:val="005815CC"/>
    <w:rsid w:val="0058225F"/>
    <w:rsid w:val="00583991"/>
    <w:rsid w:val="0058415C"/>
    <w:rsid w:val="00584C21"/>
    <w:rsid w:val="00585F36"/>
    <w:rsid w:val="005869D2"/>
    <w:rsid w:val="00587AA3"/>
    <w:rsid w:val="0059005A"/>
    <w:rsid w:val="00590E49"/>
    <w:rsid w:val="0059105E"/>
    <w:rsid w:val="0059118F"/>
    <w:rsid w:val="00591546"/>
    <w:rsid w:val="0059253B"/>
    <w:rsid w:val="005929D9"/>
    <w:rsid w:val="00593E73"/>
    <w:rsid w:val="00595886"/>
    <w:rsid w:val="00596E07"/>
    <w:rsid w:val="00597B06"/>
    <w:rsid w:val="005A05C0"/>
    <w:rsid w:val="005A0BCE"/>
    <w:rsid w:val="005A12FC"/>
    <w:rsid w:val="005A39DC"/>
    <w:rsid w:val="005A4593"/>
    <w:rsid w:val="005A5E77"/>
    <w:rsid w:val="005A7F0B"/>
    <w:rsid w:val="005B0784"/>
    <w:rsid w:val="005B0A44"/>
    <w:rsid w:val="005B1C83"/>
    <w:rsid w:val="005B1C9D"/>
    <w:rsid w:val="005B3180"/>
    <w:rsid w:val="005B464F"/>
    <w:rsid w:val="005B4A35"/>
    <w:rsid w:val="005B5380"/>
    <w:rsid w:val="005B5B83"/>
    <w:rsid w:val="005B6970"/>
    <w:rsid w:val="005B7345"/>
    <w:rsid w:val="005B7479"/>
    <w:rsid w:val="005B7A85"/>
    <w:rsid w:val="005B7EBF"/>
    <w:rsid w:val="005C0835"/>
    <w:rsid w:val="005C1417"/>
    <w:rsid w:val="005C16BF"/>
    <w:rsid w:val="005C1E45"/>
    <w:rsid w:val="005C31EA"/>
    <w:rsid w:val="005C3B43"/>
    <w:rsid w:val="005C3B97"/>
    <w:rsid w:val="005C3C4B"/>
    <w:rsid w:val="005C44FE"/>
    <w:rsid w:val="005C4FEE"/>
    <w:rsid w:val="005C51CE"/>
    <w:rsid w:val="005C570E"/>
    <w:rsid w:val="005C57CE"/>
    <w:rsid w:val="005C6626"/>
    <w:rsid w:val="005C77D4"/>
    <w:rsid w:val="005C7B3A"/>
    <w:rsid w:val="005C7E22"/>
    <w:rsid w:val="005D0006"/>
    <w:rsid w:val="005D03D1"/>
    <w:rsid w:val="005D14A1"/>
    <w:rsid w:val="005D264A"/>
    <w:rsid w:val="005D30AE"/>
    <w:rsid w:val="005D340E"/>
    <w:rsid w:val="005D351A"/>
    <w:rsid w:val="005D4BE9"/>
    <w:rsid w:val="005D53A3"/>
    <w:rsid w:val="005D5A88"/>
    <w:rsid w:val="005D5D59"/>
    <w:rsid w:val="005D5DD7"/>
    <w:rsid w:val="005D6A65"/>
    <w:rsid w:val="005D75AB"/>
    <w:rsid w:val="005E0C68"/>
    <w:rsid w:val="005E152A"/>
    <w:rsid w:val="005E2AB5"/>
    <w:rsid w:val="005E3074"/>
    <w:rsid w:val="005E309E"/>
    <w:rsid w:val="005E36C4"/>
    <w:rsid w:val="005E38C0"/>
    <w:rsid w:val="005E4910"/>
    <w:rsid w:val="005E4989"/>
    <w:rsid w:val="005E5ADA"/>
    <w:rsid w:val="005E611C"/>
    <w:rsid w:val="005E654C"/>
    <w:rsid w:val="005E775A"/>
    <w:rsid w:val="005F1137"/>
    <w:rsid w:val="005F21F9"/>
    <w:rsid w:val="005F3B9D"/>
    <w:rsid w:val="005F471B"/>
    <w:rsid w:val="005F553B"/>
    <w:rsid w:val="005F593E"/>
    <w:rsid w:val="005F6073"/>
    <w:rsid w:val="005F69D3"/>
    <w:rsid w:val="005F6D8E"/>
    <w:rsid w:val="005F6DA6"/>
    <w:rsid w:val="005F7391"/>
    <w:rsid w:val="005F7FD7"/>
    <w:rsid w:val="0060096B"/>
    <w:rsid w:val="00600D5F"/>
    <w:rsid w:val="006012EE"/>
    <w:rsid w:val="00601553"/>
    <w:rsid w:val="00601B30"/>
    <w:rsid w:val="00601FAD"/>
    <w:rsid w:val="006020CB"/>
    <w:rsid w:val="00602124"/>
    <w:rsid w:val="00602AB1"/>
    <w:rsid w:val="00602B0D"/>
    <w:rsid w:val="00603659"/>
    <w:rsid w:val="00604229"/>
    <w:rsid w:val="00606B93"/>
    <w:rsid w:val="006101D8"/>
    <w:rsid w:val="006102E1"/>
    <w:rsid w:val="00610673"/>
    <w:rsid w:val="00611678"/>
    <w:rsid w:val="00611BA9"/>
    <w:rsid w:val="00611F7E"/>
    <w:rsid w:val="00613CF5"/>
    <w:rsid w:val="0061402C"/>
    <w:rsid w:val="00614D10"/>
    <w:rsid w:val="0062020D"/>
    <w:rsid w:val="00620F95"/>
    <w:rsid w:val="00621497"/>
    <w:rsid w:val="00622771"/>
    <w:rsid w:val="00625026"/>
    <w:rsid w:val="006255B1"/>
    <w:rsid w:val="00625F57"/>
    <w:rsid w:val="006260BE"/>
    <w:rsid w:val="006262AA"/>
    <w:rsid w:val="00626489"/>
    <w:rsid w:val="00626F56"/>
    <w:rsid w:val="00627261"/>
    <w:rsid w:val="00627C60"/>
    <w:rsid w:val="00630D26"/>
    <w:rsid w:val="00631578"/>
    <w:rsid w:val="00632C3F"/>
    <w:rsid w:val="00633771"/>
    <w:rsid w:val="00633F5B"/>
    <w:rsid w:val="00634084"/>
    <w:rsid w:val="00635D89"/>
    <w:rsid w:val="00636437"/>
    <w:rsid w:val="006407E0"/>
    <w:rsid w:val="00640D55"/>
    <w:rsid w:val="00641499"/>
    <w:rsid w:val="0064491F"/>
    <w:rsid w:val="00646BB4"/>
    <w:rsid w:val="00646D7C"/>
    <w:rsid w:val="00647010"/>
    <w:rsid w:val="00647F60"/>
    <w:rsid w:val="006503E1"/>
    <w:rsid w:val="00650B1F"/>
    <w:rsid w:val="00652470"/>
    <w:rsid w:val="00652976"/>
    <w:rsid w:val="00653215"/>
    <w:rsid w:val="00653B21"/>
    <w:rsid w:val="00653C77"/>
    <w:rsid w:val="0065448F"/>
    <w:rsid w:val="0065480C"/>
    <w:rsid w:val="0065501B"/>
    <w:rsid w:val="00655484"/>
    <w:rsid w:val="00655BEE"/>
    <w:rsid w:val="0065648C"/>
    <w:rsid w:val="006565CA"/>
    <w:rsid w:val="00656EC0"/>
    <w:rsid w:val="006574C0"/>
    <w:rsid w:val="0065792B"/>
    <w:rsid w:val="00660CA8"/>
    <w:rsid w:val="00661A3E"/>
    <w:rsid w:val="00662AB4"/>
    <w:rsid w:val="00663F52"/>
    <w:rsid w:val="006649E9"/>
    <w:rsid w:val="0066569D"/>
    <w:rsid w:val="00665BF8"/>
    <w:rsid w:val="00672119"/>
    <w:rsid w:val="00672608"/>
    <w:rsid w:val="00672C8B"/>
    <w:rsid w:val="006737EF"/>
    <w:rsid w:val="00674F7B"/>
    <w:rsid w:val="006754EB"/>
    <w:rsid w:val="006774D5"/>
    <w:rsid w:val="006778EE"/>
    <w:rsid w:val="00680472"/>
    <w:rsid w:val="0068094D"/>
    <w:rsid w:val="00680C79"/>
    <w:rsid w:val="00682EE4"/>
    <w:rsid w:val="0068354C"/>
    <w:rsid w:val="00683F79"/>
    <w:rsid w:val="00684076"/>
    <w:rsid w:val="006843B1"/>
    <w:rsid w:val="00684B3B"/>
    <w:rsid w:val="00685505"/>
    <w:rsid w:val="00685C5F"/>
    <w:rsid w:val="00685FEE"/>
    <w:rsid w:val="00686519"/>
    <w:rsid w:val="00687A91"/>
    <w:rsid w:val="00690E52"/>
    <w:rsid w:val="00691600"/>
    <w:rsid w:val="00692123"/>
    <w:rsid w:val="00694101"/>
    <w:rsid w:val="0069437B"/>
    <w:rsid w:val="0069466F"/>
    <w:rsid w:val="006946BD"/>
    <w:rsid w:val="0069507D"/>
    <w:rsid w:val="006958DB"/>
    <w:rsid w:val="0069596C"/>
    <w:rsid w:val="00695D56"/>
    <w:rsid w:val="006963D7"/>
    <w:rsid w:val="00696410"/>
    <w:rsid w:val="00696A2A"/>
    <w:rsid w:val="00696C79"/>
    <w:rsid w:val="006A0610"/>
    <w:rsid w:val="006A0EB0"/>
    <w:rsid w:val="006A1288"/>
    <w:rsid w:val="006A1C21"/>
    <w:rsid w:val="006A1D5D"/>
    <w:rsid w:val="006A2F94"/>
    <w:rsid w:val="006A3CBC"/>
    <w:rsid w:val="006A3EA1"/>
    <w:rsid w:val="006A5C7B"/>
    <w:rsid w:val="006A6189"/>
    <w:rsid w:val="006A631B"/>
    <w:rsid w:val="006A676F"/>
    <w:rsid w:val="006A7143"/>
    <w:rsid w:val="006A7F1E"/>
    <w:rsid w:val="006B1087"/>
    <w:rsid w:val="006B160B"/>
    <w:rsid w:val="006B1B6E"/>
    <w:rsid w:val="006B1CAC"/>
    <w:rsid w:val="006B2893"/>
    <w:rsid w:val="006B2A85"/>
    <w:rsid w:val="006B39D6"/>
    <w:rsid w:val="006B46A4"/>
    <w:rsid w:val="006B73BD"/>
    <w:rsid w:val="006B74D4"/>
    <w:rsid w:val="006B7BDB"/>
    <w:rsid w:val="006C20B5"/>
    <w:rsid w:val="006C21E3"/>
    <w:rsid w:val="006C2284"/>
    <w:rsid w:val="006C2A5C"/>
    <w:rsid w:val="006C3151"/>
    <w:rsid w:val="006C4500"/>
    <w:rsid w:val="006C5898"/>
    <w:rsid w:val="006C5C96"/>
    <w:rsid w:val="006C73D3"/>
    <w:rsid w:val="006C7429"/>
    <w:rsid w:val="006C7908"/>
    <w:rsid w:val="006C7A7A"/>
    <w:rsid w:val="006C7F7E"/>
    <w:rsid w:val="006D1A91"/>
    <w:rsid w:val="006D23AE"/>
    <w:rsid w:val="006D27F2"/>
    <w:rsid w:val="006D2818"/>
    <w:rsid w:val="006D28A3"/>
    <w:rsid w:val="006D3542"/>
    <w:rsid w:val="006D356A"/>
    <w:rsid w:val="006D3F12"/>
    <w:rsid w:val="006D5556"/>
    <w:rsid w:val="006E0ADA"/>
    <w:rsid w:val="006E0E68"/>
    <w:rsid w:val="006E163F"/>
    <w:rsid w:val="006E3576"/>
    <w:rsid w:val="006E751B"/>
    <w:rsid w:val="006F1594"/>
    <w:rsid w:val="006F1EBB"/>
    <w:rsid w:val="006F2B7D"/>
    <w:rsid w:val="006F2E5E"/>
    <w:rsid w:val="006F3161"/>
    <w:rsid w:val="006F33F4"/>
    <w:rsid w:val="006F3A41"/>
    <w:rsid w:val="006F506D"/>
    <w:rsid w:val="006F59F7"/>
    <w:rsid w:val="006F6F0C"/>
    <w:rsid w:val="006F756A"/>
    <w:rsid w:val="006F780B"/>
    <w:rsid w:val="007002F6"/>
    <w:rsid w:val="007007CB"/>
    <w:rsid w:val="007014EE"/>
    <w:rsid w:val="007022EB"/>
    <w:rsid w:val="007023D9"/>
    <w:rsid w:val="007037BC"/>
    <w:rsid w:val="007043B3"/>
    <w:rsid w:val="00705422"/>
    <w:rsid w:val="00706CFE"/>
    <w:rsid w:val="00710263"/>
    <w:rsid w:val="00710A54"/>
    <w:rsid w:val="00710F39"/>
    <w:rsid w:val="00711A76"/>
    <w:rsid w:val="00711F36"/>
    <w:rsid w:val="00712F89"/>
    <w:rsid w:val="00713A42"/>
    <w:rsid w:val="00713BB9"/>
    <w:rsid w:val="00714275"/>
    <w:rsid w:val="00715D72"/>
    <w:rsid w:val="00716DBE"/>
    <w:rsid w:val="00720BD7"/>
    <w:rsid w:val="00721748"/>
    <w:rsid w:val="007230FD"/>
    <w:rsid w:val="00724ADD"/>
    <w:rsid w:val="00725343"/>
    <w:rsid w:val="00726040"/>
    <w:rsid w:val="007265F0"/>
    <w:rsid w:val="0072764E"/>
    <w:rsid w:val="00731ADF"/>
    <w:rsid w:val="0073253A"/>
    <w:rsid w:val="0073287F"/>
    <w:rsid w:val="007331A6"/>
    <w:rsid w:val="00735155"/>
    <w:rsid w:val="0073523F"/>
    <w:rsid w:val="007354FE"/>
    <w:rsid w:val="00736378"/>
    <w:rsid w:val="00737113"/>
    <w:rsid w:val="007401FA"/>
    <w:rsid w:val="007404F1"/>
    <w:rsid w:val="007406E3"/>
    <w:rsid w:val="00742863"/>
    <w:rsid w:val="007432B3"/>
    <w:rsid w:val="00743AD2"/>
    <w:rsid w:val="007449F0"/>
    <w:rsid w:val="00744BF8"/>
    <w:rsid w:val="00745733"/>
    <w:rsid w:val="00745ADB"/>
    <w:rsid w:val="00745ED5"/>
    <w:rsid w:val="007515C2"/>
    <w:rsid w:val="00751758"/>
    <w:rsid w:val="00751C37"/>
    <w:rsid w:val="00753256"/>
    <w:rsid w:val="00753392"/>
    <w:rsid w:val="007541D6"/>
    <w:rsid w:val="007545A1"/>
    <w:rsid w:val="00754C41"/>
    <w:rsid w:val="00757063"/>
    <w:rsid w:val="00761321"/>
    <w:rsid w:val="00761557"/>
    <w:rsid w:val="007618BA"/>
    <w:rsid w:val="00761D29"/>
    <w:rsid w:val="007629A0"/>
    <w:rsid w:val="00762CF5"/>
    <w:rsid w:val="00763AE5"/>
    <w:rsid w:val="00763BC3"/>
    <w:rsid w:val="00763D35"/>
    <w:rsid w:val="00764827"/>
    <w:rsid w:val="00764CC0"/>
    <w:rsid w:val="00766CAC"/>
    <w:rsid w:val="00767741"/>
    <w:rsid w:val="0077024B"/>
    <w:rsid w:val="00770FF9"/>
    <w:rsid w:val="00771E38"/>
    <w:rsid w:val="007723D7"/>
    <w:rsid w:val="00772ADB"/>
    <w:rsid w:val="00772F2F"/>
    <w:rsid w:val="007736F4"/>
    <w:rsid w:val="0077502B"/>
    <w:rsid w:val="0077523C"/>
    <w:rsid w:val="00775FEE"/>
    <w:rsid w:val="007764F9"/>
    <w:rsid w:val="00776C6A"/>
    <w:rsid w:val="007775E7"/>
    <w:rsid w:val="0078325C"/>
    <w:rsid w:val="007837AF"/>
    <w:rsid w:val="007839E7"/>
    <w:rsid w:val="00784DBF"/>
    <w:rsid w:val="007854E8"/>
    <w:rsid w:val="0078590B"/>
    <w:rsid w:val="0078599F"/>
    <w:rsid w:val="00785B4B"/>
    <w:rsid w:val="00786991"/>
    <w:rsid w:val="00786A95"/>
    <w:rsid w:val="00790351"/>
    <w:rsid w:val="00790601"/>
    <w:rsid w:val="00790EF6"/>
    <w:rsid w:val="00791EDD"/>
    <w:rsid w:val="007927C8"/>
    <w:rsid w:val="00793349"/>
    <w:rsid w:val="007933FC"/>
    <w:rsid w:val="00793A6D"/>
    <w:rsid w:val="00794968"/>
    <w:rsid w:val="00794D95"/>
    <w:rsid w:val="0079520A"/>
    <w:rsid w:val="0079632A"/>
    <w:rsid w:val="00796DFF"/>
    <w:rsid w:val="00796F55"/>
    <w:rsid w:val="007974D2"/>
    <w:rsid w:val="007A0591"/>
    <w:rsid w:val="007A0999"/>
    <w:rsid w:val="007A1296"/>
    <w:rsid w:val="007A17DC"/>
    <w:rsid w:val="007A3E2C"/>
    <w:rsid w:val="007A4D5E"/>
    <w:rsid w:val="007A5DDF"/>
    <w:rsid w:val="007A67A9"/>
    <w:rsid w:val="007A6908"/>
    <w:rsid w:val="007B01B0"/>
    <w:rsid w:val="007B0F0A"/>
    <w:rsid w:val="007B24E9"/>
    <w:rsid w:val="007B3374"/>
    <w:rsid w:val="007B440C"/>
    <w:rsid w:val="007B4794"/>
    <w:rsid w:val="007B483E"/>
    <w:rsid w:val="007B5A50"/>
    <w:rsid w:val="007B6A04"/>
    <w:rsid w:val="007B6A3C"/>
    <w:rsid w:val="007B7BF1"/>
    <w:rsid w:val="007C0B22"/>
    <w:rsid w:val="007C1403"/>
    <w:rsid w:val="007C2F2F"/>
    <w:rsid w:val="007C334C"/>
    <w:rsid w:val="007C544D"/>
    <w:rsid w:val="007C5CBB"/>
    <w:rsid w:val="007C6254"/>
    <w:rsid w:val="007C7CAF"/>
    <w:rsid w:val="007D1481"/>
    <w:rsid w:val="007D1828"/>
    <w:rsid w:val="007D26CE"/>
    <w:rsid w:val="007D2A65"/>
    <w:rsid w:val="007D4FEC"/>
    <w:rsid w:val="007D5673"/>
    <w:rsid w:val="007D7C8E"/>
    <w:rsid w:val="007D7E24"/>
    <w:rsid w:val="007D7F22"/>
    <w:rsid w:val="007E0462"/>
    <w:rsid w:val="007E09F9"/>
    <w:rsid w:val="007E0DDE"/>
    <w:rsid w:val="007E1B5E"/>
    <w:rsid w:val="007E1EB9"/>
    <w:rsid w:val="007E2D7D"/>
    <w:rsid w:val="007E3DE9"/>
    <w:rsid w:val="007E4584"/>
    <w:rsid w:val="007E5FC7"/>
    <w:rsid w:val="007E61FE"/>
    <w:rsid w:val="007E73E3"/>
    <w:rsid w:val="007E7889"/>
    <w:rsid w:val="007E7AF3"/>
    <w:rsid w:val="007F0A51"/>
    <w:rsid w:val="007F0ACE"/>
    <w:rsid w:val="007F19FA"/>
    <w:rsid w:val="007F1D3C"/>
    <w:rsid w:val="007F1D81"/>
    <w:rsid w:val="007F341A"/>
    <w:rsid w:val="007F3482"/>
    <w:rsid w:val="007F38B9"/>
    <w:rsid w:val="007F39F7"/>
    <w:rsid w:val="007F412E"/>
    <w:rsid w:val="007F5052"/>
    <w:rsid w:val="007F5705"/>
    <w:rsid w:val="007F5860"/>
    <w:rsid w:val="007F62DE"/>
    <w:rsid w:val="007F68AE"/>
    <w:rsid w:val="00800399"/>
    <w:rsid w:val="00801B26"/>
    <w:rsid w:val="00801B8B"/>
    <w:rsid w:val="0080292A"/>
    <w:rsid w:val="00802B9E"/>
    <w:rsid w:val="00804139"/>
    <w:rsid w:val="00807C60"/>
    <w:rsid w:val="0081087D"/>
    <w:rsid w:val="00810F8D"/>
    <w:rsid w:val="00813353"/>
    <w:rsid w:val="0081372D"/>
    <w:rsid w:val="00813A3D"/>
    <w:rsid w:val="00813F09"/>
    <w:rsid w:val="00814085"/>
    <w:rsid w:val="0081500A"/>
    <w:rsid w:val="00815D8C"/>
    <w:rsid w:val="00816A5A"/>
    <w:rsid w:val="008175AE"/>
    <w:rsid w:val="00820BD9"/>
    <w:rsid w:val="00820C6F"/>
    <w:rsid w:val="0082138A"/>
    <w:rsid w:val="0082181D"/>
    <w:rsid w:val="00821B01"/>
    <w:rsid w:val="008225CF"/>
    <w:rsid w:val="00822918"/>
    <w:rsid w:val="00823BC6"/>
    <w:rsid w:val="008264E2"/>
    <w:rsid w:val="00826550"/>
    <w:rsid w:val="00826D68"/>
    <w:rsid w:val="008275B3"/>
    <w:rsid w:val="008300A7"/>
    <w:rsid w:val="008332DE"/>
    <w:rsid w:val="00833334"/>
    <w:rsid w:val="008340F8"/>
    <w:rsid w:val="00834AB7"/>
    <w:rsid w:val="00835668"/>
    <w:rsid w:val="00837B2B"/>
    <w:rsid w:val="0084031A"/>
    <w:rsid w:val="00841658"/>
    <w:rsid w:val="0084200D"/>
    <w:rsid w:val="00842370"/>
    <w:rsid w:val="008423CF"/>
    <w:rsid w:val="00843B67"/>
    <w:rsid w:val="00843FB9"/>
    <w:rsid w:val="00844713"/>
    <w:rsid w:val="008447BB"/>
    <w:rsid w:val="00846F5D"/>
    <w:rsid w:val="0085004C"/>
    <w:rsid w:val="0085183C"/>
    <w:rsid w:val="00852B02"/>
    <w:rsid w:val="00852E20"/>
    <w:rsid w:val="00853BD4"/>
    <w:rsid w:val="00854701"/>
    <w:rsid w:val="00854EEE"/>
    <w:rsid w:val="008558BB"/>
    <w:rsid w:val="00855AF2"/>
    <w:rsid w:val="00855E3C"/>
    <w:rsid w:val="00856582"/>
    <w:rsid w:val="00856E26"/>
    <w:rsid w:val="008611C7"/>
    <w:rsid w:val="00861572"/>
    <w:rsid w:val="00861FF7"/>
    <w:rsid w:val="00862750"/>
    <w:rsid w:val="008637CE"/>
    <w:rsid w:val="00863E85"/>
    <w:rsid w:val="00864069"/>
    <w:rsid w:val="00865692"/>
    <w:rsid w:val="008659FA"/>
    <w:rsid w:val="00865A47"/>
    <w:rsid w:val="00865F6E"/>
    <w:rsid w:val="008664C8"/>
    <w:rsid w:val="0087046C"/>
    <w:rsid w:val="008705BA"/>
    <w:rsid w:val="00870887"/>
    <w:rsid w:val="0087207E"/>
    <w:rsid w:val="008726F0"/>
    <w:rsid w:val="008729E2"/>
    <w:rsid w:val="00872E38"/>
    <w:rsid w:val="008733D9"/>
    <w:rsid w:val="00873448"/>
    <w:rsid w:val="00873B8B"/>
    <w:rsid w:val="0087443C"/>
    <w:rsid w:val="008768C9"/>
    <w:rsid w:val="008770DE"/>
    <w:rsid w:val="0087788E"/>
    <w:rsid w:val="008804DD"/>
    <w:rsid w:val="0088121F"/>
    <w:rsid w:val="008813C2"/>
    <w:rsid w:val="00881560"/>
    <w:rsid w:val="00881750"/>
    <w:rsid w:val="0088316D"/>
    <w:rsid w:val="00883195"/>
    <w:rsid w:val="00883493"/>
    <w:rsid w:val="00883FD0"/>
    <w:rsid w:val="008843CF"/>
    <w:rsid w:val="00884DAB"/>
    <w:rsid w:val="00885DE6"/>
    <w:rsid w:val="00886670"/>
    <w:rsid w:val="00886946"/>
    <w:rsid w:val="0088752C"/>
    <w:rsid w:val="0088791F"/>
    <w:rsid w:val="00887E25"/>
    <w:rsid w:val="00890D50"/>
    <w:rsid w:val="008934DD"/>
    <w:rsid w:val="008935A6"/>
    <w:rsid w:val="008949E4"/>
    <w:rsid w:val="008960CC"/>
    <w:rsid w:val="00897146"/>
    <w:rsid w:val="00897AD6"/>
    <w:rsid w:val="00897BCF"/>
    <w:rsid w:val="008A0157"/>
    <w:rsid w:val="008A1BE0"/>
    <w:rsid w:val="008A2A57"/>
    <w:rsid w:val="008A4823"/>
    <w:rsid w:val="008A664E"/>
    <w:rsid w:val="008A7ACD"/>
    <w:rsid w:val="008A7EE5"/>
    <w:rsid w:val="008B0687"/>
    <w:rsid w:val="008B0F5C"/>
    <w:rsid w:val="008B35FC"/>
    <w:rsid w:val="008B3617"/>
    <w:rsid w:val="008B37B8"/>
    <w:rsid w:val="008B3E1B"/>
    <w:rsid w:val="008B5292"/>
    <w:rsid w:val="008B57A1"/>
    <w:rsid w:val="008C139B"/>
    <w:rsid w:val="008C17AC"/>
    <w:rsid w:val="008C1AFC"/>
    <w:rsid w:val="008C2933"/>
    <w:rsid w:val="008C2B11"/>
    <w:rsid w:val="008C50C4"/>
    <w:rsid w:val="008C54B4"/>
    <w:rsid w:val="008C5CE6"/>
    <w:rsid w:val="008C6A61"/>
    <w:rsid w:val="008C712F"/>
    <w:rsid w:val="008C73F0"/>
    <w:rsid w:val="008C775C"/>
    <w:rsid w:val="008C791D"/>
    <w:rsid w:val="008D1087"/>
    <w:rsid w:val="008D1838"/>
    <w:rsid w:val="008D2983"/>
    <w:rsid w:val="008D2ACB"/>
    <w:rsid w:val="008D407E"/>
    <w:rsid w:val="008D4154"/>
    <w:rsid w:val="008D4566"/>
    <w:rsid w:val="008D5623"/>
    <w:rsid w:val="008D565E"/>
    <w:rsid w:val="008D626C"/>
    <w:rsid w:val="008D6570"/>
    <w:rsid w:val="008D67C6"/>
    <w:rsid w:val="008D7D1A"/>
    <w:rsid w:val="008E01DC"/>
    <w:rsid w:val="008E0FA4"/>
    <w:rsid w:val="008E236E"/>
    <w:rsid w:val="008E299E"/>
    <w:rsid w:val="008E3E88"/>
    <w:rsid w:val="008E52B6"/>
    <w:rsid w:val="008E6004"/>
    <w:rsid w:val="008E69D3"/>
    <w:rsid w:val="008E7325"/>
    <w:rsid w:val="008F034A"/>
    <w:rsid w:val="008F0E65"/>
    <w:rsid w:val="008F2A54"/>
    <w:rsid w:val="008F3018"/>
    <w:rsid w:val="008F3D3E"/>
    <w:rsid w:val="008F4176"/>
    <w:rsid w:val="008F4B9A"/>
    <w:rsid w:val="008F5170"/>
    <w:rsid w:val="008F5E3C"/>
    <w:rsid w:val="008F6416"/>
    <w:rsid w:val="008F6948"/>
    <w:rsid w:val="008F7194"/>
    <w:rsid w:val="008F719C"/>
    <w:rsid w:val="008F7D85"/>
    <w:rsid w:val="00900B74"/>
    <w:rsid w:val="00900CAD"/>
    <w:rsid w:val="00901835"/>
    <w:rsid w:val="009042A9"/>
    <w:rsid w:val="009050E9"/>
    <w:rsid w:val="00905A7E"/>
    <w:rsid w:val="0090637A"/>
    <w:rsid w:val="0090685A"/>
    <w:rsid w:val="00907686"/>
    <w:rsid w:val="00910AFA"/>
    <w:rsid w:val="009111D6"/>
    <w:rsid w:val="00912016"/>
    <w:rsid w:val="00913CC8"/>
    <w:rsid w:val="00914060"/>
    <w:rsid w:val="00914811"/>
    <w:rsid w:val="00915A85"/>
    <w:rsid w:val="00917641"/>
    <w:rsid w:val="0092022B"/>
    <w:rsid w:val="0092123A"/>
    <w:rsid w:val="00921623"/>
    <w:rsid w:val="00922190"/>
    <w:rsid w:val="00922365"/>
    <w:rsid w:val="00922C3E"/>
    <w:rsid w:val="009261CF"/>
    <w:rsid w:val="00927BAC"/>
    <w:rsid w:val="00927FD3"/>
    <w:rsid w:val="009309B8"/>
    <w:rsid w:val="00930A63"/>
    <w:rsid w:val="00930B66"/>
    <w:rsid w:val="0093118B"/>
    <w:rsid w:val="0093244D"/>
    <w:rsid w:val="00932482"/>
    <w:rsid w:val="00932BE0"/>
    <w:rsid w:val="009332F2"/>
    <w:rsid w:val="00933B58"/>
    <w:rsid w:val="00933D72"/>
    <w:rsid w:val="009354AF"/>
    <w:rsid w:val="009356FD"/>
    <w:rsid w:val="009359D9"/>
    <w:rsid w:val="00936325"/>
    <w:rsid w:val="0093657D"/>
    <w:rsid w:val="00937DC5"/>
    <w:rsid w:val="00940C95"/>
    <w:rsid w:val="009415AA"/>
    <w:rsid w:val="00942A53"/>
    <w:rsid w:val="009433D9"/>
    <w:rsid w:val="009438A3"/>
    <w:rsid w:val="00943AF1"/>
    <w:rsid w:val="00944B10"/>
    <w:rsid w:val="00944F0D"/>
    <w:rsid w:val="00950E0E"/>
    <w:rsid w:val="0095288A"/>
    <w:rsid w:val="00952D78"/>
    <w:rsid w:val="00954EFF"/>
    <w:rsid w:val="00954F13"/>
    <w:rsid w:val="00955D4D"/>
    <w:rsid w:val="009578BF"/>
    <w:rsid w:val="00961264"/>
    <w:rsid w:val="00961A79"/>
    <w:rsid w:val="009624B9"/>
    <w:rsid w:val="009634D5"/>
    <w:rsid w:val="0096351C"/>
    <w:rsid w:val="0096432B"/>
    <w:rsid w:val="00965E43"/>
    <w:rsid w:val="0096736C"/>
    <w:rsid w:val="00967AC3"/>
    <w:rsid w:val="00967D5A"/>
    <w:rsid w:val="0097184C"/>
    <w:rsid w:val="00973B5C"/>
    <w:rsid w:val="009745B6"/>
    <w:rsid w:val="00974B53"/>
    <w:rsid w:val="00974DD1"/>
    <w:rsid w:val="00975219"/>
    <w:rsid w:val="00975814"/>
    <w:rsid w:val="00976450"/>
    <w:rsid w:val="00977C88"/>
    <w:rsid w:val="00977D4D"/>
    <w:rsid w:val="009823AD"/>
    <w:rsid w:val="00987690"/>
    <w:rsid w:val="009879C4"/>
    <w:rsid w:val="00987B58"/>
    <w:rsid w:val="00990B4D"/>
    <w:rsid w:val="009923C5"/>
    <w:rsid w:val="009926BD"/>
    <w:rsid w:val="00992CC4"/>
    <w:rsid w:val="00992FD9"/>
    <w:rsid w:val="00993334"/>
    <w:rsid w:val="00993385"/>
    <w:rsid w:val="009935C5"/>
    <w:rsid w:val="009936CC"/>
    <w:rsid w:val="00993ADE"/>
    <w:rsid w:val="00993E08"/>
    <w:rsid w:val="00994473"/>
    <w:rsid w:val="00994C65"/>
    <w:rsid w:val="009954F1"/>
    <w:rsid w:val="00997413"/>
    <w:rsid w:val="009976C5"/>
    <w:rsid w:val="009A0B69"/>
    <w:rsid w:val="009A0CE2"/>
    <w:rsid w:val="009A144E"/>
    <w:rsid w:val="009A2127"/>
    <w:rsid w:val="009A22A4"/>
    <w:rsid w:val="009A247B"/>
    <w:rsid w:val="009A3734"/>
    <w:rsid w:val="009A42A2"/>
    <w:rsid w:val="009A46E9"/>
    <w:rsid w:val="009A48B9"/>
    <w:rsid w:val="009A4BEB"/>
    <w:rsid w:val="009A4F3B"/>
    <w:rsid w:val="009A60D2"/>
    <w:rsid w:val="009A7968"/>
    <w:rsid w:val="009A7C62"/>
    <w:rsid w:val="009B0A24"/>
    <w:rsid w:val="009B12B5"/>
    <w:rsid w:val="009B21B4"/>
    <w:rsid w:val="009B2427"/>
    <w:rsid w:val="009B6E30"/>
    <w:rsid w:val="009C0765"/>
    <w:rsid w:val="009C1158"/>
    <w:rsid w:val="009C214F"/>
    <w:rsid w:val="009C2DB6"/>
    <w:rsid w:val="009C3303"/>
    <w:rsid w:val="009C337F"/>
    <w:rsid w:val="009C3C41"/>
    <w:rsid w:val="009C458A"/>
    <w:rsid w:val="009C4824"/>
    <w:rsid w:val="009C499D"/>
    <w:rsid w:val="009C51C7"/>
    <w:rsid w:val="009C65C9"/>
    <w:rsid w:val="009C7762"/>
    <w:rsid w:val="009D1C37"/>
    <w:rsid w:val="009D1C4A"/>
    <w:rsid w:val="009D24AC"/>
    <w:rsid w:val="009D261B"/>
    <w:rsid w:val="009D31F3"/>
    <w:rsid w:val="009D33AA"/>
    <w:rsid w:val="009D3B32"/>
    <w:rsid w:val="009D4CEE"/>
    <w:rsid w:val="009D5B42"/>
    <w:rsid w:val="009D74FB"/>
    <w:rsid w:val="009D7AAA"/>
    <w:rsid w:val="009D7D38"/>
    <w:rsid w:val="009D7E15"/>
    <w:rsid w:val="009E029D"/>
    <w:rsid w:val="009E0606"/>
    <w:rsid w:val="009E0DE3"/>
    <w:rsid w:val="009E1ECE"/>
    <w:rsid w:val="009E26DD"/>
    <w:rsid w:val="009E2CC2"/>
    <w:rsid w:val="009E2E1F"/>
    <w:rsid w:val="009E56CB"/>
    <w:rsid w:val="009E776A"/>
    <w:rsid w:val="009E7942"/>
    <w:rsid w:val="009E7E03"/>
    <w:rsid w:val="009F215E"/>
    <w:rsid w:val="009F238B"/>
    <w:rsid w:val="009F27EE"/>
    <w:rsid w:val="009F2EEB"/>
    <w:rsid w:val="009F2F3F"/>
    <w:rsid w:val="009F3025"/>
    <w:rsid w:val="009F31CA"/>
    <w:rsid w:val="009F3B08"/>
    <w:rsid w:val="009F3BD2"/>
    <w:rsid w:val="009F4B9C"/>
    <w:rsid w:val="009F5067"/>
    <w:rsid w:val="009F66AC"/>
    <w:rsid w:val="009F6FAA"/>
    <w:rsid w:val="00A002EB"/>
    <w:rsid w:val="00A0166A"/>
    <w:rsid w:val="00A020AB"/>
    <w:rsid w:val="00A03158"/>
    <w:rsid w:val="00A03342"/>
    <w:rsid w:val="00A070AB"/>
    <w:rsid w:val="00A105D3"/>
    <w:rsid w:val="00A10DF7"/>
    <w:rsid w:val="00A114DD"/>
    <w:rsid w:val="00A12694"/>
    <w:rsid w:val="00A135AE"/>
    <w:rsid w:val="00A14F1B"/>
    <w:rsid w:val="00A15198"/>
    <w:rsid w:val="00A152DB"/>
    <w:rsid w:val="00A15F90"/>
    <w:rsid w:val="00A1737C"/>
    <w:rsid w:val="00A177B1"/>
    <w:rsid w:val="00A20577"/>
    <w:rsid w:val="00A20835"/>
    <w:rsid w:val="00A21020"/>
    <w:rsid w:val="00A219EF"/>
    <w:rsid w:val="00A23981"/>
    <w:rsid w:val="00A249E5"/>
    <w:rsid w:val="00A26356"/>
    <w:rsid w:val="00A26A53"/>
    <w:rsid w:val="00A26F97"/>
    <w:rsid w:val="00A2720D"/>
    <w:rsid w:val="00A27291"/>
    <w:rsid w:val="00A27945"/>
    <w:rsid w:val="00A30217"/>
    <w:rsid w:val="00A317F7"/>
    <w:rsid w:val="00A31963"/>
    <w:rsid w:val="00A32E30"/>
    <w:rsid w:val="00A330F8"/>
    <w:rsid w:val="00A34627"/>
    <w:rsid w:val="00A3578F"/>
    <w:rsid w:val="00A369A7"/>
    <w:rsid w:val="00A36B59"/>
    <w:rsid w:val="00A375EA"/>
    <w:rsid w:val="00A3764D"/>
    <w:rsid w:val="00A37BF8"/>
    <w:rsid w:val="00A40A65"/>
    <w:rsid w:val="00A41520"/>
    <w:rsid w:val="00A41D89"/>
    <w:rsid w:val="00A43802"/>
    <w:rsid w:val="00A44DBE"/>
    <w:rsid w:val="00A44E17"/>
    <w:rsid w:val="00A45531"/>
    <w:rsid w:val="00A45A0F"/>
    <w:rsid w:val="00A45B4E"/>
    <w:rsid w:val="00A45E86"/>
    <w:rsid w:val="00A461F5"/>
    <w:rsid w:val="00A469FD"/>
    <w:rsid w:val="00A47271"/>
    <w:rsid w:val="00A50A81"/>
    <w:rsid w:val="00A52EF0"/>
    <w:rsid w:val="00A53AC9"/>
    <w:rsid w:val="00A542BB"/>
    <w:rsid w:val="00A5459D"/>
    <w:rsid w:val="00A54A63"/>
    <w:rsid w:val="00A60242"/>
    <w:rsid w:val="00A612FF"/>
    <w:rsid w:val="00A6138E"/>
    <w:rsid w:val="00A61D61"/>
    <w:rsid w:val="00A61E11"/>
    <w:rsid w:val="00A647BB"/>
    <w:rsid w:val="00A6517C"/>
    <w:rsid w:val="00A66461"/>
    <w:rsid w:val="00A666AD"/>
    <w:rsid w:val="00A67BC2"/>
    <w:rsid w:val="00A703F5"/>
    <w:rsid w:val="00A706CF"/>
    <w:rsid w:val="00A719CF"/>
    <w:rsid w:val="00A720D9"/>
    <w:rsid w:val="00A72236"/>
    <w:rsid w:val="00A73649"/>
    <w:rsid w:val="00A73DF6"/>
    <w:rsid w:val="00A74C2F"/>
    <w:rsid w:val="00A75630"/>
    <w:rsid w:val="00A757A0"/>
    <w:rsid w:val="00A75BCC"/>
    <w:rsid w:val="00A7635A"/>
    <w:rsid w:val="00A7666D"/>
    <w:rsid w:val="00A76BEC"/>
    <w:rsid w:val="00A772D2"/>
    <w:rsid w:val="00A774FA"/>
    <w:rsid w:val="00A7796E"/>
    <w:rsid w:val="00A77DCB"/>
    <w:rsid w:val="00A81101"/>
    <w:rsid w:val="00A81A49"/>
    <w:rsid w:val="00A82DD0"/>
    <w:rsid w:val="00A844B8"/>
    <w:rsid w:val="00A844F0"/>
    <w:rsid w:val="00A85839"/>
    <w:rsid w:val="00A85DE2"/>
    <w:rsid w:val="00A85E21"/>
    <w:rsid w:val="00A8626A"/>
    <w:rsid w:val="00A8657A"/>
    <w:rsid w:val="00A87261"/>
    <w:rsid w:val="00A8757A"/>
    <w:rsid w:val="00A902DD"/>
    <w:rsid w:val="00A90AC1"/>
    <w:rsid w:val="00A931B7"/>
    <w:rsid w:val="00A937A3"/>
    <w:rsid w:val="00A9392B"/>
    <w:rsid w:val="00A93D2F"/>
    <w:rsid w:val="00A9626C"/>
    <w:rsid w:val="00A9673C"/>
    <w:rsid w:val="00A96B52"/>
    <w:rsid w:val="00A97CC7"/>
    <w:rsid w:val="00AA16CC"/>
    <w:rsid w:val="00AA1D5D"/>
    <w:rsid w:val="00AA25AD"/>
    <w:rsid w:val="00AA2DC7"/>
    <w:rsid w:val="00AA64A4"/>
    <w:rsid w:val="00AB0A65"/>
    <w:rsid w:val="00AB1060"/>
    <w:rsid w:val="00AB19D1"/>
    <w:rsid w:val="00AB216E"/>
    <w:rsid w:val="00AB241C"/>
    <w:rsid w:val="00AB3EBF"/>
    <w:rsid w:val="00AB493D"/>
    <w:rsid w:val="00AB4D98"/>
    <w:rsid w:val="00AB6E58"/>
    <w:rsid w:val="00AC0238"/>
    <w:rsid w:val="00AC1526"/>
    <w:rsid w:val="00AC1C32"/>
    <w:rsid w:val="00AC236A"/>
    <w:rsid w:val="00AC24CD"/>
    <w:rsid w:val="00AC39F5"/>
    <w:rsid w:val="00AC40D5"/>
    <w:rsid w:val="00AC6909"/>
    <w:rsid w:val="00AC7277"/>
    <w:rsid w:val="00AC7AE4"/>
    <w:rsid w:val="00AC7BBA"/>
    <w:rsid w:val="00AD1714"/>
    <w:rsid w:val="00AD3213"/>
    <w:rsid w:val="00AD54BC"/>
    <w:rsid w:val="00AD5CDB"/>
    <w:rsid w:val="00AD5DF1"/>
    <w:rsid w:val="00AD62F6"/>
    <w:rsid w:val="00AD6C03"/>
    <w:rsid w:val="00AE045D"/>
    <w:rsid w:val="00AE0565"/>
    <w:rsid w:val="00AE22E1"/>
    <w:rsid w:val="00AE272A"/>
    <w:rsid w:val="00AE36DF"/>
    <w:rsid w:val="00AE4925"/>
    <w:rsid w:val="00AE4C65"/>
    <w:rsid w:val="00AE4E96"/>
    <w:rsid w:val="00AE5C51"/>
    <w:rsid w:val="00AE5FB1"/>
    <w:rsid w:val="00AE7563"/>
    <w:rsid w:val="00AE7A8B"/>
    <w:rsid w:val="00AF03F0"/>
    <w:rsid w:val="00AF0BA3"/>
    <w:rsid w:val="00AF20AF"/>
    <w:rsid w:val="00AF3C56"/>
    <w:rsid w:val="00AF44F3"/>
    <w:rsid w:val="00AF575E"/>
    <w:rsid w:val="00AF5AD3"/>
    <w:rsid w:val="00AF5DE0"/>
    <w:rsid w:val="00AF6C40"/>
    <w:rsid w:val="00AF73D9"/>
    <w:rsid w:val="00AF7B95"/>
    <w:rsid w:val="00AF7CEF"/>
    <w:rsid w:val="00AF7F2D"/>
    <w:rsid w:val="00B00B55"/>
    <w:rsid w:val="00B00F01"/>
    <w:rsid w:val="00B022D7"/>
    <w:rsid w:val="00B0477B"/>
    <w:rsid w:val="00B04860"/>
    <w:rsid w:val="00B06500"/>
    <w:rsid w:val="00B0707E"/>
    <w:rsid w:val="00B07354"/>
    <w:rsid w:val="00B10235"/>
    <w:rsid w:val="00B104AA"/>
    <w:rsid w:val="00B10AE9"/>
    <w:rsid w:val="00B10D42"/>
    <w:rsid w:val="00B11D04"/>
    <w:rsid w:val="00B11DAC"/>
    <w:rsid w:val="00B12488"/>
    <w:rsid w:val="00B12768"/>
    <w:rsid w:val="00B14C6F"/>
    <w:rsid w:val="00B14FE5"/>
    <w:rsid w:val="00B154A9"/>
    <w:rsid w:val="00B1567A"/>
    <w:rsid w:val="00B157DC"/>
    <w:rsid w:val="00B15914"/>
    <w:rsid w:val="00B15BD1"/>
    <w:rsid w:val="00B16CC2"/>
    <w:rsid w:val="00B17F49"/>
    <w:rsid w:val="00B203E8"/>
    <w:rsid w:val="00B21A18"/>
    <w:rsid w:val="00B21CF5"/>
    <w:rsid w:val="00B220E4"/>
    <w:rsid w:val="00B22693"/>
    <w:rsid w:val="00B23AC4"/>
    <w:rsid w:val="00B24A83"/>
    <w:rsid w:val="00B24C42"/>
    <w:rsid w:val="00B25971"/>
    <w:rsid w:val="00B26620"/>
    <w:rsid w:val="00B26EE3"/>
    <w:rsid w:val="00B27AD3"/>
    <w:rsid w:val="00B31133"/>
    <w:rsid w:val="00B317F5"/>
    <w:rsid w:val="00B32076"/>
    <w:rsid w:val="00B338A9"/>
    <w:rsid w:val="00B34F4A"/>
    <w:rsid w:val="00B35016"/>
    <w:rsid w:val="00B3675B"/>
    <w:rsid w:val="00B36A10"/>
    <w:rsid w:val="00B3778E"/>
    <w:rsid w:val="00B377CE"/>
    <w:rsid w:val="00B40DFB"/>
    <w:rsid w:val="00B41961"/>
    <w:rsid w:val="00B432AF"/>
    <w:rsid w:val="00B435A2"/>
    <w:rsid w:val="00B43A1D"/>
    <w:rsid w:val="00B4457F"/>
    <w:rsid w:val="00B46316"/>
    <w:rsid w:val="00B463ED"/>
    <w:rsid w:val="00B464A3"/>
    <w:rsid w:val="00B46C12"/>
    <w:rsid w:val="00B46D4D"/>
    <w:rsid w:val="00B46FDA"/>
    <w:rsid w:val="00B47B75"/>
    <w:rsid w:val="00B47E6A"/>
    <w:rsid w:val="00B5073A"/>
    <w:rsid w:val="00B50CD4"/>
    <w:rsid w:val="00B512AF"/>
    <w:rsid w:val="00B51710"/>
    <w:rsid w:val="00B517B7"/>
    <w:rsid w:val="00B51AB1"/>
    <w:rsid w:val="00B51F5B"/>
    <w:rsid w:val="00B53435"/>
    <w:rsid w:val="00B53B26"/>
    <w:rsid w:val="00B53E56"/>
    <w:rsid w:val="00B541AE"/>
    <w:rsid w:val="00B543F7"/>
    <w:rsid w:val="00B54466"/>
    <w:rsid w:val="00B54C94"/>
    <w:rsid w:val="00B55342"/>
    <w:rsid w:val="00B56490"/>
    <w:rsid w:val="00B56FC6"/>
    <w:rsid w:val="00B612C7"/>
    <w:rsid w:val="00B61455"/>
    <w:rsid w:val="00B6178A"/>
    <w:rsid w:val="00B6203D"/>
    <w:rsid w:val="00B621CC"/>
    <w:rsid w:val="00B621E6"/>
    <w:rsid w:val="00B62C72"/>
    <w:rsid w:val="00B630EB"/>
    <w:rsid w:val="00B64D9E"/>
    <w:rsid w:val="00B651F9"/>
    <w:rsid w:val="00B659D2"/>
    <w:rsid w:val="00B65D1D"/>
    <w:rsid w:val="00B6706D"/>
    <w:rsid w:val="00B67135"/>
    <w:rsid w:val="00B67734"/>
    <w:rsid w:val="00B71642"/>
    <w:rsid w:val="00B71B8E"/>
    <w:rsid w:val="00B72326"/>
    <w:rsid w:val="00B72EEC"/>
    <w:rsid w:val="00B732E2"/>
    <w:rsid w:val="00B7371F"/>
    <w:rsid w:val="00B73EFA"/>
    <w:rsid w:val="00B74527"/>
    <w:rsid w:val="00B748F4"/>
    <w:rsid w:val="00B75804"/>
    <w:rsid w:val="00B75862"/>
    <w:rsid w:val="00B75DD2"/>
    <w:rsid w:val="00B75F88"/>
    <w:rsid w:val="00B76508"/>
    <w:rsid w:val="00B77003"/>
    <w:rsid w:val="00B77D95"/>
    <w:rsid w:val="00B77F6C"/>
    <w:rsid w:val="00B80427"/>
    <w:rsid w:val="00B80E8A"/>
    <w:rsid w:val="00B81BC1"/>
    <w:rsid w:val="00B81F5F"/>
    <w:rsid w:val="00B8438F"/>
    <w:rsid w:val="00B84A08"/>
    <w:rsid w:val="00B85984"/>
    <w:rsid w:val="00B85BBC"/>
    <w:rsid w:val="00B85D22"/>
    <w:rsid w:val="00B87626"/>
    <w:rsid w:val="00B90026"/>
    <w:rsid w:val="00B907E0"/>
    <w:rsid w:val="00B91E4F"/>
    <w:rsid w:val="00B91EC2"/>
    <w:rsid w:val="00B9227C"/>
    <w:rsid w:val="00B927D6"/>
    <w:rsid w:val="00B92E66"/>
    <w:rsid w:val="00B92E7E"/>
    <w:rsid w:val="00B9426F"/>
    <w:rsid w:val="00B944DF"/>
    <w:rsid w:val="00B94EB6"/>
    <w:rsid w:val="00B94F5A"/>
    <w:rsid w:val="00B95125"/>
    <w:rsid w:val="00B96493"/>
    <w:rsid w:val="00B970A8"/>
    <w:rsid w:val="00B9713A"/>
    <w:rsid w:val="00B9713E"/>
    <w:rsid w:val="00B97283"/>
    <w:rsid w:val="00B97576"/>
    <w:rsid w:val="00BA00C1"/>
    <w:rsid w:val="00BA0138"/>
    <w:rsid w:val="00BA1109"/>
    <w:rsid w:val="00BA27EC"/>
    <w:rsid w:val="00BA2AA0"/>
    <w:rsid w:val="00BA3242"/>
    <w:rsid w:val="00BA359B"/>
    <w:rsid w:val="00BA397D"/>
    <w:rsid w:val="00BA6238"/>
    <w:rsid w:val="00BA676A"/>
    <w:rsid w:val="00BA6A25"/>
    <w:rsid w:val="00BA6EF6"/>
    <w:rsid w:val="00BB042A"/>
    <w:rsid w:val="00BB08C2"/>
    <w:rsid w:val="00BB09A3"/>
    <w:rsid w:val="00BB21E4"/>
    <w:rsid w:val="00BB303A"/>
    <w:rsid w:val="00BB3D34"/>
    <w:rsid w:val="00BB5AAD"/>
    <w:rsid w:val="00BB5CB4"/>
    <w:rsid w:val="00BB6A06"/>
    <w:rsid w:val="00BB7DF1"/>
    <w:rsid w:val="00BC01A6"/>
    <w:rsid w:val="00BC0246"/>
    <w:rsid w:val="00BC364C"/>
    <w:rsid w:val="00BC37FF"/>
    <w:rsid w:val="00BC3C36"/>
    <w:rsid w:val="00BC52DF"/>
    <w:rsid w:val="00BC6318"/>
    <w:rsid w:val="00BC6DC9"/>
    <w:rsid w:val="00BD001C"/>
    <w:rsid w:val="00BD0AB1"/>
    <w:rsid w:val="00BD0F22"/>
    <w:rsid w:val="00BD1116"/>
    <w:rsid w:val="00BD1306"/>
    <w:rsid w:val="00BD3F2E"/>
    <w:rsid w:val="00BD515E"/>
    <w:rsid w:val="00BD57A6"/>
    <w:rsid w:val="00BD615D"/>
    <w:rsid w:val="00BD632E"/>
    <w:rsid w:val="00BD6434"/>
    <w:rsid w:val="00BD7A51"/>
    <w:rsid w:val="00BD7CE6"/>
    <w:rsid w:val="00BE01D4"/>
    <w:rsid w:val="00BE06DB"/>
    <w:rsid w:val="00BE0BA5"/>
    <w:rsid w:val="00BE1707"/>
    <w:rsid w:val="00BE1888"/>
    <w:rsid w:val="00BE2204"/>
    <w:rsid w:val="00BE2D40"/>
    <w:rsid w:val="00BE3839"/>
    <w:rsid w:val="00BE3DC8"/>
    <w:rsid w:val="00BE582F"/>
    <w:rsid w:val="00BE5F46"/>
    <w:rsid w:val="00BE679E"/>
    <w:rsid w:val="00BE6837"/>
    <w:rsid w:val="00BF089D"/>
    <w:rsid w:val="00BF0F39"/>
    <w:rsid w:val="00BF1F8B"/>
    <w:rsid w:val="00BF2213"/>
    <w:rsid w:val="00BF250E"/>
    <w:rsid w:val="00BF44BB"/>
    <w:rsid w:val="00BF5DC4"/>
    <w:rsid w:val="00BF6182"/>
    <w:rsid w:val="00BF738E"/>
    <w:rsid w:val="00BF75C2"/>
    <w:rsid w:val="00BF7D2A"/>
    <w:rsid w:val="00BF7F3B"/>
    <w:rsid w:val="00C01E1B"/>
    <w:rsid w:val="00C04764"/>
    <w:rsid w:val="00C04A54"/>
    <w:rsid w:val="00C0554D"/>
    <w:rsid w:val="00C05BBE"/>
    <w:rsid w:val="00C05F6A"/>
    <w:rsid w:val="00C07A07"/>
    <w:rsid w:val="00C07D11"/>
    <w:rsid w:val="00C10CEB"/>
    <w:rsid w:val="00C125E4"/>
    <w:rsid w:val="00C13CC8"/>
    <w:rsid w:val="00C14B01"/>
    <w:rsid w:val="00C158E2"/>
    <w:rsid w:val="00C15C8A"/>
    <w:rsid w:val="00C164B3"/>
    <w:rsid w:val="00C17237"/>
    <w:rsid w:val="00C17685"/>
    <w:rsid w:val="00C2030C"/>
    <w:rsid w:val="00C20B8D"/>
    <w:rsid w:val="00C231F9"/>
    <w:rsid w:val="00C237EE"/>
    <w:rsid w:val="00C25520"/>
    <w:rsid w:val="00C25861"/>
    <w:rsid w:val="00C25A69"/>
    <w:rsid w:val="00C263F1"/>
    <w:rsid w:val="00C2689C"/>
    <w:rsid w:val="00C26901"/>
    <w:rsid w:val="00C2794F"/>
    <w:rsid w:val="00C27E32"/>
    <w:rsid w:val="00C30B47"/>
    <w:rsid w:val="00C3192C"/>
    <w:rsid w:val="00C31C0C"/>
    <w:rsid w:val="00C32A4C"/>
    <w:rsid w:val="00C339AF"/>
    <w:rsid w:val="00C34803"/>
    <w:rsid w:val="00C34CBC"/>
    <w:rsid w:val="00C34F20"/>
    <w:rsid w:val="00C35ADA"/>
    <w:rsid w:val="00C3615E"/>
    <w:rsid w:val="00C37FE3"/>
    <w:rsid w:val="00C40076"/>
    <w:rsid w:val="00C40630"/>
    <w:rsid w:val="00C40F14"/>
    <w:rsid w:val="00C41767"/>
    <w:rsid w:val="00C41DE2"/>
    <w:rsid w:val="00C42E64"/>
    <w:rsid w:val="00C442BA"/>
    <w:rsid w:val="00C444A2"/>
    <w:rsid w:val="00C44502"/>
    <w:rsid w:val="00C44D99"/>
    <w:rsid w:val="00C459DA"/>
    <w:rsid w:val="00C4707D"/>
    <w:rsid w:val="00C500AC"/>
    <w:rsid w:val="00C50FAD"/>
    <w:rsid w:val="00C51341"/>
    <w:rsid w:val="00C5163F"/>
    <w:rsid w:val="00C5172C"/>
    <w:rsid w:val="00C52549"/>
    <w:rsid w:val="00C526E9"/>
    <w:rsid w:val="00C53AFE"/>
    <w:rsid w:val="00C5526A"/>
    <w:rsid w:val="00C56005"/>
    <w:rsid w:val="00C564BF"/>
    <w:rsid w:val="00C573B4"/>
    <w:rsid w:val="00C57423"/>
    <w:rsid w:val="00C60188"/>
    <w:rsid w:val="00C604B4"/>
    <w:rsid w:val="00C605ED"/>
    <w:rsid w:val="00C62B6B"/>
    <w:rsid w:val="00C645E5"/>
    <w:rsid w:val="00C65B05"/>
    <w:rsid w:val="00C664CD"/>
    <w:rsid w:val="00C669F2"/>
    <w:rsid w:val="00C671B9"/>
    <w:rsid w:val="00C6739C"/>
    <w:rsid w:val="00C67649"/>
    <w:rsid w:val="00C6784B"/>
    <w:rsid w:val="00C67B7E"/>
    <w:rsid w:val="00C67C53"/>
    <w:rsid w:val="00C709B8"/>
    <w:rsid w:val="00C70F30"/>
    <w:rsid w:val="00C71206"/>
    <w:rsid w:val="00C72589"/>
    <w:rsid w:val="00C72E89"/>
    <w:rsid w:val="00C74AFC"/>
    <w:rsid w:val="00C7612E"/>
    <w:rsid w:val="00C76140"/>
    <w:rsid w:val="00C76225"/>
    <w:rsid w:val="00C80C2E"/>
    <w:rsid w:val="00C80E45"/>
    <w:rsid w:val="00C82E07"/>
    <w:rsid w:val="00C83066"/>
    <w:rsid w:val="00C837DC"/>
    <w:rsid w:val="00C85B0B"/>
    <w:rsid w:val="00C85D8D"/>
    <w:rsid w:val="00C86AF2"/>
    <w:rsid w:val="00C8754D"/>
    <w:rsid w:val="00C875B4"/>
    <w:rsid w:val="00C908B8"/>
    <w:rsid w:val="00C90F3C"/>
    <w:rsid w:val="00C918DE"/>
    <w:rsid w:val="00C923FE"/>
    <w:rsid w:val="00C92447"/>
    <w:rsid w:val="00C93419"/>
    <w:rsid w:val="00C93E70"/>
    <w:rsid w:val="00C9416C"/>
    <w:rsid w:val="00C94343"/>
    <w:rsid w:val="00C95648"/>
    <w:rsid w:val="00C95DE1"/>
    <w:rsid w:val="00C96948"/>
    <w:rsid w:val="00C96EF9"/>
    <w:rsid w:val="00C97969"/>
    <w:rsid w:val="00C97FA1"/>
    <w:rsid w:val="00CA26B9"/>
    <w:rsid w:val="00CA2BEF"/>
    <w:rsid w:val="00CA2E95"/>
    <w:rsid w:val="00CA3BD2"/>
    <w:rsid w:val="00CA4A62"/>
    <w:rsid w:val="00CA4B07"/>
    <w:rsid w:val="00CA4DF2"/>
    <w:rsid w:val="00CA63DC"/>
    <w:rsid w:val="00CA7B76"/>
    <w:rsid w:val="00CB0617"/>
    <w:rsid w:val="00CB10EB"/>
    <w:rsid w:val="00CB1C7A"/>
    <w:rsid w:val="00CB2185"/>
    <w:rsid w:val="00CB294A"/>
    <w:rsid w:val="00CB33E4"/>
    <w:rsid w:val="00CB439B"/>
    <w:rsid w:val="00CB449F"/>
    <w:rsid w:val="00CB45EE"/>
    <w:rsid w:val="00CB715D"/>
    <w:rsid w:val="00CB753A"/>
    <w:rsid w:val="00CB7C2C"/>
    <w:rsid w:val="00CC05A5"/>
    <w:rsid w:val="00CC06A4"/>
    <w:rsid w:val="00CC1E21"/>
    <w:rsid w:val="00CC23D1"/>
    <w:rsid w:val="00CC299C"/>
    <w:rsid w:val="00CC41CF"/>
    <w:rsid w:val="00CC4ABF"/>
    <w:rsid w:val="00CC4E4E"/>
    <w:rsid w:val="00CC502E"/>
    <w:rsid w:val="00CC5AAB"/>
    <w:rsid w:val="00CC5DB1"/>
    <w:rsid w:val="00CC6ED7"/>
    <w:rsid w:val="00CC707B"/>
    <w:rsid w:val="00CC76FD"/>
    <w:rsid w:val="00CC785A"/>
    <w:rsid w:val="00CC7A4B"/>
    <w:rsid w:val="00CD141F"/>
    <w:rsid w:val="00CD1F6C"/>
    <w:rsid w:val="00CD215A"/>
    <w:rsid w:val="00CD4A0C"/>
    <w:rsid w:val="00CD6EEE"/>
    <w:rsid w:val="00CD7130"/>
    <w:rsid w:val="00CD7C0D"/>
    <w:rsid w:val="00CD7C8D"/>
    <w:rsid w:val="00CD7E3D"/>
    <w:rsid w:val="00CE0FBE"/>
    <w:rsid w:val="00CE1D30"/>
    <w:rsid w:val="00CE1E0A"/>
    <w:rsid w:val="00CE23DA"/>
    <w:rsid w:val="00CE2A2A"/>
    <w:rsid w:val="00CE34D1"/>
    <w:rsid w:val="00CE37DC"/>
    <w:rsid w:val="00CE4BE0"/>
    <w:rsid w:val="00CE4E4E"/>
    <w:rsid w:val="00CE5886"/>
    <w:rsid w:val="00CF090B"/>
    <w:rsid w:val="00CF0A2B"/>
    <w:rsid w:val="00CF3548"/>
    <w:rsid w:val="00CF4154"/>
    <w:rsid w:val="00CF481A"/>
    <w:rsid w:val="00CF5748"/>
    <w:rsid w:val="00CF7636"/>
    <w:rsid w:val="00D00209"/>
    <w:rsid w:val="00D005EA"/>
    <w:rsid w:val="00D007F0"/>
    <w:rsid w:val="00D009FC"/>
    <w:rsid w:val="00D00E48"/>
    <w:rsid w:val="00D015CD"/>
    <w:rsid w:val="00D01B8F"/>
    <w:rsid w:val="00D0212C"/>
    <w:rsid w:val="00D0306E"/>
    <w:rsid w:val="00D04247"/>
    <w:rsid w:val="00D0444C"/>
    <w:rsid w:val="00D07014"/>
    <w:rsid w:val="00D103F9"/>
    <w:rsid w:val="00D1100D"/>
    <w:rsid w:val="00D111FF"/>
    <w:rsid w:val="00D11FDB"/>
    <w:rsid w:val="00D1387D"/>
    <w:rsid w:val="00D14E38"/>
    <w:rsid w:val="00D179CA"/>
    <w:rsid w:val="00D21457"/>
    <w:rsid w:val="00D214C2"/>
    <w:rsid w:val="00D21C73"/>
    <w:rsid w:val="00D22E3C"/>
    <w:rsid w:val="00D25F6E"/>
    <w:rsid w:val="00D26881"/>
    <w:rsid w:val="00D27FE7"/>
    <w:rsid w:val="00D309AE"/>
    <w:rsid w:val="00D31A1C"/>
    <w:rsid w:val="00D31D39"/>
    <w:rsid w:val="00D33A12"/>
    <w:rsid w:val="00D33AAA"/>
    <w:rsid w:val="00D348A2"/>
    <w:rsid w:val="00D3627F"/>
    <w:rsid w:val="00D36490"/>
    <w:rsid w:val="00D37211"/>
    <w:rsid w:val="00D375CA"/>
    <w:rsid w:val="00D377A6"/>
    <w:rsid w:val="00D37FEC"/>
    <w:rsid w:val="00D40A02"/>
    <w:rsid w:val="00D42654"/>
    <w:rsid w:val="00D44A4C"/>
    <w:rsid w:val="00D45988"/>
    <w:rsid w:val="00D45D11"/>
    <w:rsid w:val="00D465CC"/>
    <w:rsid w:val="00D474ED"/>
    <w:rsid w:val="00D475BC"/>
    <w:rsid w:val="00D47B00"/>
    <w:rsid w:val="00D51850"/>
    <w:rsid w:val="00D52084"/>
    <w:rsid w:val="00D520C3"/>
    <w:rsid w:val="00D52E28"/>
    <w:rsid w:val="00D53332"/>
    <w:rsid w:val="00D53883"/>
    <w:rsid w:val="00D53DBC"/>
    <w:rsid w:val="00D54867"/>
    <w:rsid w:val="00D54D08"/>
    <w:rsid w:val="00D55C07"/>
    <w:rsid w:val="00D57C4D"/>
    <w:rsid w:val="00D60B70"/>
    <w:rsid w:val="00D61499"/>
    <w:rsid w:val="00D6175C"/>
    <w:rsid w:val="00D61C03"/>
    <w:rsid w:val="00D63C63"/>
    <w:rsid w:val="00D640A3"/>
    <w:rsid w:val="00D64445"/>
    <w:rsid w:val="00D64603"/>
    <w:rsid w:val="00D64708"/>
    <w:rsid w:val="00D65C91"/>
    <w:rsid w:val="00D65D42"/>
    <w:rsid w:val="00D668B7"/>
    <w:rsid w:val="00D6704B"/>
    <w:rsid w:val="00D67591"/>
    <w:rsid w:val="00D70AA5"/>
    <w:rsid w:val="00D70D25"/>
    <w:rsid w:val="00D71CD9"/>
    <w:rsid w:val="00D7222C"/>
    <w:rsid w:val="00D726AE"/>
    <w:rsid w:val="00D728F7"/>
    <w:rsid w:val="00D750C1"/>
    <w:rsid w:val="00D7527E"/>
    <w:rsid w:val="00D75281"/>
    <w:rsid w:val="00D75E63"/>
    <w:rsid w:val="00D76584"/>
    <w:rsid w:val="00D773BA"/>
    <w:rsid w:val="00D77B54"/>
    <w:rsid w:val="00D8057E"/>
    <w:rsid w:val="00D80F09"/>
    <w:rsid w:val="00D81A51"/>
    <w:rsid w:val="00D8680B"/>
    <w:rsid w:val="00D87035"/>
    <w:rsid w:val="00D873F5"/>
    <w:rsid w:val="00D87450"/>
    <w:rsid w:val="00D87492"/>
    <w:rsid w:val="00D87788"/>
    <w:rsid w:val="00D87B5E"/>
    <w:rsid w:val="00D87E13"/>
    <w:rsid w:val="00D91262"/>
    <w:rsid w:val="00D9207A"/>
    <w:rsid w:val="00D938CF"/>
    <w:rsid w:val="00D95855"/>
    <w:rsid w:val="00D95D5D"/>
    <w:rsid w:val="00D95FEC"/>
    <w:rsid w:val="00DA1318"/>
    <w:rsid w:val="00DA2D75"/>
    <w:rsid w:val="00DA35A5"/>
    <w:rsid w:val="00DA3C7B"/>
    <w:rsid w:val="00DA3C97"/>
    <w:rsid w:val="00DA590D"/>
    <w:rsid w:val="00DA5F09"/>
    <w:rsid w:val="00DA6A4D"/>
    <w:rsid w:val="00DA6BEF"/>
    <w:rsid w:val="00DA6D11"/>
    <w:rsid w:val="00DB01FD"/>
    <w:rsid w:val="00DB06F2"/>
    <w:rsid w:val="00DB0BC5"/>
    <w:rsid w:val="00DB1405"/>
    <w:rsid w:val="00DB3257"/>
    <w:rsid w:val="00DB506A"/>
    <w:rsid w:val="00DB59F7"/>
    <w:rsid w:val="00DB6073"/>
    <w:rsid w:val="00DB649A"/>
    <w:rsid w:val="00DB6EFD"/>
    <w:rsid w:val="00DB74F1"/>
    <w:rsid w:val="00DB7A40"/>
    <w:rsid w:val="00DC00D6"/>
    <w:rsid w:val="00DC08D9"/>
    <w:rsid w:val="00DC12E4"/>
    <w:rsid w:val="00DC18E7"/>
    <w:rsid w:val="00DC1901"/>
    <w:rsid w:val="00DC26D2"/>
    <w:rsid w:val="00DC2825"/>
    <w:rsid w:val="00DC286C"/>
    <w:rsid w:val="00DC3175"/>
    <w:rsid w:val="00DC38D1"/>
    <w:rsid w:val="00DC5327"/>
    <w:rsid w:val="00DC5383"/>
    <w:rsid w:val="00DC6569"/>
    <w:rsid w:val="00DC666A"/>
    <w:rsid w:val="00DC7F3F"/>
    <w:rsid w:val="00DD06EF"/>
    <w:rsid w:val="00DD10B2"/>
    <w:rsid w:val="00DD131F"/>
    <w:rsid w:val="00DD133F"/>
    <w:rsid w:val="00DD17C0"/>
    <w:rsid w:val="00DD2608"/>
    <w:rsid w:val="00DD3965"/>
    <w:rsid w:val="00DD4449"/>
    <w:rsid w:val="00DD475C"/>
    <w:rsid w:val="00DD4812"/>
    <w:rsid w:val="00DD6B0C"/>
    <w:rsid w:val="00DD6DC7"/>
    <w:rsid w:val="00DD6F3F"/>
    <w:rsid w:val="00DE15AC"/>
    <w:rsid w:val="00DE1BA3"/>
    <w:rsid w:val="00DE1BAB"/>
    <w:rsid w:val="00DE27C4"/>
    <w:rsid w:val="00DE3104"/>
    <w:rsid w:val="00DE3908"/>
    <w:rsid w:val="00DE3BB3"/>
    <w:rsid w:val="00DE3C22"/>
    <w:rsid w:val="00DE5B73"/>
    <w:rsid w:val="00DE5BD3"/>
    <w:rsid w:val="00DE5EF6"/>
    <w:rsid w:val="00DE71A0"/>
    <w:rsid w:val="00DE7278"/>
    <w:rsid w:val="00DF0219"/>
    <w:rsid w:val="00DF0E8E"/>
    <w:rsid w:val="00DF0F0B"/>
    <w:rsid w:val="00DF1421"/>
    <w:rsid w:val="00DF4291"/>
    <w:rsid w:val="00DF436F"/>
    <w:rsid w:val="00DF44BB"/>
    <w:rsid w:val="00DF4970"/>
    <w:rsid w:val="00DF578F"/>
    <w:rsid w:val="00DF6425"/>
    <w:rsid w:val="00DF69BD"/>
    <w:rsid w:val="00DF69DE"/>
    <w:rsid w:val="00DF6A6F"/>
    <w:rsid w:val="00E0092A"/>
    <w:rsid w:val="00E009E4"/>
    <w:rsid w:val="00E00C42"/>
    <w:rsid w:val="00E0301E"/>
    <w:rsid w:val="00E039D8"/>
    <w:rsid w:val="00E04538"/>
    <w:rsid w:val="00E0485C"/>
    <w:rsid w:val="00E0567D"/>
    <w:rsid w:val="00E06186"/>
    <w:rsid w:val="00E07F75"/>
    <w:rsid w:val="00E112A5"/>
    <w:rsid w:val="00E11841"/>
    <w:rsid w:val="00E11B4C"/>
    <w:rsid w:val="00E11F04"/>
    <w:rsid w:val="00E12A0B"/>
    <w:rsid w:val="00E13095"/>
    <w:rsid w:val="00E1375A"/>
    <w:rsid w:val="00E147C0"/>
    <w:rsid w:val="00E14DBB"/>
    <w:rsid w:val="00E157F7"/>
    <w:rsid w:val="00E1602B"/>
    <w:rsid w:val="00E17031"/>
    <w:rsid w:val="00E1780E"/>
    <w:rsid w:val="00E21392"/>
    <w:rsid w:val="00E21BA3"/>
    <w:rsid w:val="00E21FB3"/>
    <w:rsid w:val="00E2260F"/>
    <w:rsid w:val="00E2341F"/>
    <w:rsid w:val="00E23CCC"/>
    <w:rsid w:val="00E23D29"/>
    <w:rsid w:val="00E251EB"/>
    <w:rsid w:val="00E25928"/>
    <w:rsid w:val="00E26234"/>
    <w:rsid w:val="00E277A1"/>
    <w:rsid w:val="00E27EE7"/>
    <w:rsid w:val="00E308C1"/>
    <w:rsid w:val="00E31177"/>
    <w:rsid w:val="00E3144F"/>
    <w:rsid w:val="00E3180D"/>
    <w:rsid w:val="00E321B6"/>
    <w:rsid w:val="00E35AB1"/>
    <w:rsid w:val="00E36332"/>
    <w:rsid w:val="00E3666E"/>
    <w:rsid w:val="00E36C59"/>
    <w:rsid w:val="00E36CE6"/>
    <w:rsid w:val="00E37547"/>
    <w:rsid w:val="00E37722"/>
    <w:rsid w:val="00E37785"/>
    <w:rsid w:val="00E37796"/>
    <w:rsid w:val="00E377AF"/>
    <w:rsid w:val="00E3790E"/>
    <w:rsid w:val="00E40F49"/>
    <w:rsid w:val="00E41156"/>
    <w:rsid w:val="00E417A1"/>
    <w:rsid w:val="00E42F12"/>
    <w:rsid w:val="00E43429"/>
    <w:rsid w:val="00E4360A"/>
    <w:rsid w:val="00E43753"/>
    <w:rsid w:val="00E43AE9"/>
    <w:rsid w:val="00E4528E"/>
    <w:rsid w:val="00E45ED3"/>
    <w:rsid w:val="00E45EE6"/>
    <w:rsid w:val="00E47170"/>
    <w:rsid w:val="00E50871"/>
    <w:rsid w:val="00E5094F"/>
    <w:rsid w:val="00E51F76"/>
    <w:rsid w:val="00E52D84"/>
    <w:rsid w:val="00E52FE3"/>
    <w:rsid w:val="00E53ACD"/>
    <w:rsid w:val="00E54C87"/>
    <w:rsid w:val="00E5793E"/>
    <w:rsid w:val="00E60E3F"/>
    <w:rsid w:val="00E62329"/>
    <w:rsid w:val="00E6298C"/>
    <w:rsid w:val="00E635E4"/>
    <w:rsid w:val="00E63CA2"/>
    <w:rsid w:val="00E642BA"/>
    <w:rsid w:val="00E64A33"/>
    <w:rsid w:val="00E65884"/>
    <w:rsid w:val="00E65B47"/>
    <w:rsid w:val="00E6637E"/>
    <w:rsid w:val="00E663B5"/>
    <w:rsid w:val="00E70A26"/>
    <w:rsid w:val="00E71A4E"/>
    <w:rsid w:val="00E71FEC"/>
    <w:rsid w:val="00E724C0"/>
    <w:rsid w:val="00E75078"/>
    <w:rsid w:val="00E75189"/>
    <w:rsid w:val="00E75811"/>
    <w:rsid w:val="00E75CB4"/>
    <w:rsid w:val="00E75EF8"/>
    <w:rsid w:val="00E77AAA"/>
    <w:rsid w:val="00E81F0D"/>
    <w:rsid w:val="00E82885"/>
    <w:rsid w:val="00E83279"/>
    <w:rsid w:val="00E83847"/>
    <w:rsid w:val="00E8485E"/>
    <w:rsid w:val="00E84BB8"/>
    <w:rsid w:val="00E84D64"/>
    <w:rsid w:val="00E8554F"/>
    <w:rsid w:val="00E874D9"/>
    <w:rsid w:val="00E90AA8"/>
    <w:rsid w:val="00E90C62"/>
    <w:rsid w:val="00E91070"/>
    <w:rsid w:val="00E91D42"/>
    <w:rsid w:val="00E92470"/>
    <w:rsid w:val="00E92848"/>
    <w:rsid w:val="00E92993"/>
    <w:rsid w:val="00E92E27"/>
    <w:rsid w:val="00E9383E"/>
    <w:rsid w:val="00E93D65"/>
    <w:rsid w:val="00E95894"/>
    <w:rsid w:val="00E96E1F"/>
    <w:rsid w:val="00EA0097"/>
    <w:rsid w:val="00EA13F0"/>
    <w:rsid w:val="00EA1A22"/>
    <w:rsid w:val="00EA23B1"/>
    <w:rsid w:val="00EA2B4E"/>
    <w:rsid w:val="00EA39A4"/>
    <w:rsid w:val="00EA4ADC"/>
    <w:rsid w:val="00EA54F9"/>
    <w:rsid w:val="00EA5BDA"/>
    <w:rsid w:val="00EA64AD"/>
    <w:rsid w:val="00EA6AB0"/>
    <w:rsid w:val="00EA7B7B"/>
    <w:rsid w:val="00EA7C23"/>
    <w:rsid w:val="00EA7C7A"/>
    <w:rsid w:val="00EB134E"/>
    <w:rsid w:val="00EB149D"/>
    <w:rsid w:val="00EB1B03"/>
    <w:rsid w:val="00EB380F"/>
    <w:rsid w:val="00EB488A"/>
    <w:rsid w:val="00EB57CE"/>
    <w:rsid w:val="00EB57FD"/>
    <w:rsid w:val="00EB58BF"/>
    <w:rsid w:val="00EB6933"/>
    <w:rsid w:val="00EB69BB"/>
    <w:rsid w:val="00EB74DA"/>
    <w:rsid w:val="00EB7F8D"/>
    <w:rsid w:val="00EC1C0B"/>
    <w:rsid w:val="00EC23E2"/>
    <w:rsid w:val="00EC30D5"/>
    <w:rsid w:val="00EC341F"/>
    <w:rsid w:val="00EC3CF9"/>
    <w:rsid w:val="00EC5480"/>
    <w:rsid w:val="00EC6545"/>
    <w:rsid w:val="00EC70D2"/>
    <w:rsid w:val="00EC7141"/>
    <w:rsid w:val="00EC7DAA"/>
    <w:rsid w:val="00ED09C8"/>
    <w:rsid w:val="00ED11BF"/>
    <w:rsid w:val="00ED26B0"/>
    <w:rsid w:val="00ED4454"/>
    <w:rsid w:val="00ED4EEF"/>
    <w:rsid w:val="00ED5025"/>
    <w:rsid w:val="00EE2AB5"/>
    <w:rsid w:val="00EE2E1B"/>
    <w:rsid w:val="00EE3242"/>
    <w:rsid w:val="00EE3AA9"/>
    <w:rsid w:val="00EE3C59"/>
    <w:rsid w:val="00EE4EF9"/>
    <w:rsid w:val="00EE51D5"/>
    <w:rsid w:val="00EE5ED8"/>
    <w:rsid w:val="00EE67C8"/>
    <w:rsid w:val="00EE6EBD"/>
    <w:rsid w:val="00EE7006"/>
    <w:rsid w:val="00EE7F82"/>
    <w:rsid w:val="00EF0164"/>
    <w:rsid w:val="00EF03EE"/>
    <w:rsid w:val="00EF0CF8"/>
    <w:rsid w:val="00EF3EFC"/>
    <w:rsid w:val="00EF401D"/>
    <w:rsid w:val="00EF59A7"/>
    <w:rsid w:val="00EF5C0C"/>
    <w:rsid w:val="00F01872"/>
    <w:rsid w:val="00F02CBE"/>
    <w:rsid w:val="00F030B4"/>
    <w:rsid w:val="00F0324D"/>
    <w:rsid w:val="00F0384A"/>
    <w:rsid w:val="00F0570C"/>
    <w:rsid w:val="00F0621A"/>
    <w:rsid w:val="00F06D7A"/>
    <w:rsid w:val="00F0720C"/>
    <w:rsid w:val="00F10523"/>
    <w:rsid w:val="00F10782"/>
    <w:rsid w:val="00F10A1A"/>
    <w:rsid w:val="00F116EB"/>
    <w:rsid w:val="00F11AB2"/>
    <w:rsid w:val="00F11D1B"/>
    <w:rsid w:val="00F11E02"/>
    <w:rsid w:val="00F12455"/>
    <w:rsid w:val="00F1427A"/>
    <w:rsid w:val="00F14997"/>
    <w:rsid w:val="00F15812"/>
    <w:rsid w:val="00F17245"/>
    <w:rsid w:val="00F17429"/>
    <w:rsid w:val="00F20083"/>
    <w:rsid w:val="00F2059A"/>
    <w:rsid w:val="00F205E6"/>
    <w:rsid w:val="00F215C1"/>
    <w:rsid w:val="00F219E9"/>
    <w:rsid w:val="00F22CA2"/>
    <w:rsid w:val="00F2393A"/>
    <w:rsid w:val="00F27B7F"/>
    <w:rsid w:val="00F27BC4"/>
    <w:rsid w:val="00F30464"/>
    <w:rsid w:val="00F31197"/>
    <w:rsid w:val="00F320F6"/>
    <w:rsid w:val="00F32576"/>
    <w:rsid w:val="00F32959"/>
    <w:rsid w:val="00F33299"/>
    <w:rsid w:val="00F33824"/>
    <w:rsid w:val="00F34983"/>
    <w:rsid w:val="00F352EC"/>
    <w:rsid w:val="00F35540"/>
    <w:rsid w:val="00F366DC"/>
    <w:rsid w:val="00F37462"/>
    <w:rsid w:val="00F37ADF"/>
    <w:rsid w:val="00F401FB"/>
    <w:rsid w:val="00F40C8D"/>
    <w:rsid w:val="00F4169F"/>
    <w:rsid w:val="00F4229C"/>
    <w:rsid w:val="00F42607"/>
    <w:rsid w:val="00F42B16"/>
    <w:rsid w:val="00F43317"/>
    <w:rsid w:val="00F43AE1"/>
    <w:rsid w:val="00F451EE"/>
    <w:rsid w:val="00F478F9"/>
    <w:rsid w:val="00F47B25"/>
    <w:rsid w:val="00F5017E"/>
    <w:rsid w:val="00F5055F"/>
    <w:rsid w:val="00F50725"/>
    <w:rsid w:val="00F508A5"/>
    <w:rsid w:val="00F531FE"/>
    <w:rsid w:val="00F5412E"/>
    <w:rsid w:val="00F54B92"/>
    <w:rsid w:val="00F54D8B"/>
    <w:rsid w:val="00F5734D"/>
    <w:rsid w:val="00F57AF4"/>
    <w:rsid w:val="00F60A1D"/>
    <w:rsid w:val="00F61076"/>
    <w:rsid w:val="00F617A7"/>
    <w:rsid w:val="00F61C4E"/>
    <w:rsid w:val="00F6362C"/>
    <w:rsid w:val="00F63887"/>
    <w:rsid w:val="00F63B5B"/>
    <w:rsid w:val="00F64F2B"/>
    <w:rsid w:val="00F65528"/>
    <w:rsid w:val="00F66161"/>
    <w:rsid w:val="00F66892"/>
    <w:rsid w:val="00F66AA5"/>
    <w:rsid w:val="00F66E38"/>
    <w:rsid w:val="00F67451"/>
    <w:rsid w:val="00F6748D"/>
    <w:rsid w:val="00F67760"/>
    <w:rsid w:val="00F67E29"/>
    <w:rsid w:val="00F70916"/>
    <w:rsid w:val="00F70B0A"/>
    <w:rsid w:val="00F70CBC"/>
    <w:rsid w:val="00F71E2E"/>
    <w:rsid w:val="00F71E6F"/>
    <w:rsid w:val="00F7205A"/>
    <w:rsid w:val="00F72EAD"/>
    <w:rsid w:val="00F732A1"/>
    <w:rsid w:val="00F7343D"/>
    <w:rsid w:val="00F753EC"/>
    <w:rsid w:val="00F76D8B"/>
    <w:rsid w:val="00F76F72"/>
    <w:rsid w:val="00F778BD"/>
    <w:rsid w:val="00F80536"/>
    <w:rsid w:val="00F80B1D"/>
    <w:rsid w:val="00F82638"/>
    <w:rsid w:val="00F828C0"/>
    <w:rsid w:val="00F82A4B"/>
    <w:rsid w:val="00F8415C"/>
    <w:rsid w:val="00F84620"/>
    <w:rsid w:val="00F86671"/>
    <w:rsid w:val="00F86FD5"/>
    <w:rsid w:val="00F90756"/>
    <w:rsid w:val="00F91972"/>
    <w:rsid w:val="00F93B9D"/>
    <w:rsid w:val="00F9511A"/>
    <w:rsid w:val="00F95504"/>
    <w:rsid w:val="00F957D8"/>
    <w:rsid w:val="00F95AF3"/>
    <w:rsid w:val="00F95E60"/>
    <w:rsid w:val="00F964E1"/>
    <w:rsid w:val="00F97874"/>
    <w:rsid w:val="00F97AB7"/>
    <w:rsid w:val="00FA00F2"/>
    <w:rsid w:val="00FA0FB0"/>
    <w:rsid w:val="00FA0FD4"/>
    <w:rsid w:val="00FA1285"/>
    <w:rsid w:val="00FA1527"/>
    <w:rsid w:val="00FA15B6"/>
    <w:rsid w:val="00FA16E6"/>
    <w:rsid w:val="00FA1722"/>
    <w:rsid w:val="00FA2436"/>
    <w:rsid w:val="00FA308C"/>
    <w:rsid w:val="00FA4259"/>
    <w:rsid w:val="00FA4BA8"/>
    <w:rsid w:val="00FA6310"/>
    <w:rsid w:val="00FA6D55"/>
    <w:rsid w:val="00FB04F3"/>
    <w:rsid w:val="00FB1786"/>
    <w:rsid w:val="00FB3A6D"/>
    <w:rsid w:val="00FB4BEE"/>
    <w:rsid w:val="00FB4DF4"/>
    <w:rsid w:val="00FB5101"/>
    <w:rsid w:val="00FB5252"/>
    <w:rsid w:val="00FB5710"/>
    <w:rsid w:val="00FB6CBD"/>
    <w:rsid w:val="00FC0238"/>
    <w:rsid w:val="00FC03DC"/>
    <w:rsid w:val="00FC1F99"/>
    <w:rsid w:val="00FC24D0"/>
    <w:rsid w:val="00FC337D"/>
    <w:rsid w:val="00FC3E54"/>
    <w:rsid w:val="00FC4967"/>
    <w:rsid w:val="00FC7830"/>
    <w:rsid w:val="00FD31FC"/>
    <w:rsid w:val="00FD36F7"/>
    <w:rsid w:val="00FD435C"/>
    <w:rsid w:val="00FD52F8"/>
    <w:rsid w:val="00FD53C5"/>
    <w:rsid w:val="00FD68C4"/>
    <w:rsid w:val="00FD7BBC"/>
    <w:rsid w:val="00FD7C06"/>
    <w:rsid w:val="00FE0DBC"/>
    <w:rsid w:val="00FE132F"/>
    <w:rsid w:val="00FE172F"/>
    <w:rsid w:val="00FE1BE8"/>
    <w:rsid w:val="00FE2057"/>
    <w:rsid w:val="00FE230B"/>
    <w:rsid w:val="00FE331E"/>
    <w:rsid w:val="00FE366C"/>
    <w:rsid w:val="00FE3C8E"/>
    <w:rsid w:val="00FE3EEB"/>
    <w:rsid w:val="00FE4D68"/>
    <w:rsid w:val="00FE508C"/>
    <w:rsid w:val="00FE52C7"/>
    <w:rsid w:val="00FE5C08"/>
    <w:rsid w:val="00FE5D34"/>
    <w:rsid w:val="00FE6754"/>
    <w:rsid w:val="00FE6A05"/>
    <w:rsid w:val="00FE706D"/>
    <w:rsid w:val="00FE7ECD"/>
    <w:rsid w:val="00FF11DD"/>
    <w:rsid w:val="00FF1C7E"/>
    <w:rsid w:val="00FF1CF2"/>
    <w:rsid w:val="00FF2679"/>
    <w:rsid w:val="00FF351C"/>
    <w:rsid w:val="00FF4525"/>
    <w:rsid w:val="00FF6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D75E5"/>
  <w15:chartTrackingRefBased/>
  <w15:docId w15:val="{EF95AA49-79BF-694C-9ED7-C20C8B738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1D4441"/>
    <w:pPr>
      <w:ind w:left="720"/>
      <w:contextualSpacing/>
    </w:pPr>
  </w:style>
  <w:style w:type="character" w:styleId="CommentReference">
    <w:name w:val="annotation reference"/>
    <w:basedOn w:val="DefaultParagraphFont"/>
    <w:uiPriority w:val="99"/>
    <w:semiHidden/>
    <w:unhideWhenUsed/>
    <w:rsid w:val="00570E4B"/>
    <w:rPr>
      <w:sz w:val="16"/>
      <w:szCs w:val="16"/>
    </w:rPr>
  </w:style>
  <w:style w:type="paragraph" w:styleId="CommentText">
    <w:name w:val="annotation text"/>
    <w:basedOn w:val="Normal"/>
    <w:link w:val="CommentTextChar"/>
    <w:uiPriority w:val="99"/>
    <w:unhideWhenUsed/>
    <w:rsid w:val="00570E4B"/>
    <w:rPr>
      <w:sz w:val="20"/>
      <w:szCs w:val="20"/>
    </w:rPr>
  </w:style>
  <w:style w:type="character" w:customStyle="1" w:styleId="CommentTextChar">
    <w:name w:val="Comment Text Char"/>
    <w:basedOn w:val="DefaultParagraphFont"/>
    <w:link w:val="CommentText"/>
    <w:uiPriority w:val="99"/>
    <w:rsid w:val="00570E4B"/>
    <w:rPr>
      <w:sz w:val="20"/>
      <w:szCs w:val="20"/>
    </w:rPr>
  </w:style>
  <w:style w:type="paragraph" w:styleId="CommentSubject">
    <w:name w:val="annotation subject"/>
    <w:basedOn w:val="CommentText"/>
    <w:next w:val="CommentText"/>
    <w:link w:val="CommentSubjectChar"/>
    <w:uiPriority w:val="99"/>
    <w:semiHidden/>
    <w:unhideWhenUsed/>
    <w:rsid w:val="00570E4B"/>
    <w:rPr>
      <w:b/>
      <w:bCs/>
    </w:rPr>
  </w:style>
  <w:style w:type="character" w:customStyle="1" w:styleId="CommentSubjectChar">
    <w:name w:val="Comment Subject Char"/>
    <w:basedOn w:val="CommentTextChar"/>
    <w:link w:val="CommentSubject"/>
    <w:uiPriority w:val="99"/>
    <w:semiHidden/>
    <w:rsid w:val="00570E4B"/>
    <w:rPr>
      <w:b/>
      <w:bCs/>
      <w:sz w:val="20"/>
      <w:szCs w:val="20"/>
    </w:rPr>
  </w:style>
  <w:style w:type="paragraph" w:customStyle="1" w:styleId="EndNoteBibliographyTitle">
    <w:name w:val="EndNote Bibliography Title"/>
    <w:basedOn w:val="Normal"/>
    <w:link w:val="EndNoteBibliographyTitleChar"/>
    <w:rsid w:val="00CB1C7A"/>
    <w:pPr>
      <w:jc w:val="center"/>
    </w:pPr>
    <w:rPr>
      <w:rFonts w:ascii="Calibri" w:hAnsi="Calibri" w:cs="Calibri"/>
    </w:rPr>
  </w:style>
  <w:style w:type="character" w:customStyle="1" w:styleId="ListParagraphChar">
    <w:name w:val="List Paragraph Char"/>
    <w:basedOn w:val="DefaultParagraphFont"/>
    <w:link w:val="ListParagraph"/>
    <w:uiPriority w:val="34"/>
    <w:rsid w:val="00CB1C7A"/>
  </w:style>
  <w:style w:type="character" w:customStyle="1" w:styleId="EndNoteBibliographyTitleChar">
    <w:name w:val="EndNote Bibliography Title Char"/>
    <w:basedOn w:val="ListParagraphChar"/>
    <w:link w:val="EndNoteBibliographyTitle"/>
    <w:rsid w:val="00CB1C7A"/>
    <w:rPr>
      <w:rFonts w:ascii="Calibri" w:hAnsi="Calibri" w:cs="Calibri"/>
    </w:rPr>
  </w:style>
  <w:style w:type="paragraph" w:customStyle="1" w:styleId="EndNoteBibliography">
    <w:name w:val="EndNote Bibliography"/>
    <w:basedOn w:val="Normal"/>
    <w:link w:val="EndNoteBibliographyChar"/>
    <w:rsid w:val="00CB1C7A"/>
    <w:rPr>
      <w:rFonts w:ascii="Calibri" w:hAnsi="Calibri" w:cs="Calibri"/>
    </w:rPr>
  </w:style>
  <w:style w:type="character" w:customStyle="1" w:styleId="EndNoteBibliographyChar">
    <w:name w:val="EndNote Bibliography Char"/>
    <w:basedOn w:val="ListParagraphChar"/>
    <w:link w:val="EndNoteBibliography"/>
    <w:rsid w:val="00CB1C7A"/>
    <w:rPr>
      <w:rFonts w:ascii="Calibri" w:hAnsi="Calibri" w:cs="Calibri"/>
    </w:rPr>
  </w:style>
  <w:style w:type="character" w:styleId="Hyperlink">
    <w:name w:val="Hyperlink"/>
    <w:basedOn w:val="DefaultParagraphFont"/>
    <w:uiPriority w:val="99"/>
    <w:unhideWhenUsed/>
    <w:rsid w:val="00CB1C7A"/>
    <w:rPr>
      <w:color w:val="0563C1" w:themeColor="hyperlink"/>
      <w:u w:val="single"/>
    </w:rPr>
  </w:style>
  <w:style w:type="character" w:styleId="UnresolvedMention">
    <w:name w:val="Unresolved Mention"/>
    <w:basedOn w:val="DefaultParagraphFont"/>
    <w:uiPriority w:val="99"/>
    <w:rsid w:val="00CB1C7A"/>
    <w:rPr>
      <w:color w:val="605E5C"/>
      <w:shd w:val="clear" w:color="auto" w:fill="E1DFDD"/>
    </w:rPr>
  </w:style>
  <w:style w:type="paragraph" w:styleId="Revision">
    <w:name w:val="Revision"/>
    <w:hidden/>
    <w:uiPriority w:val="99"/>
    <w:semiHidden/>
    <w:rsid w:val="00032F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13" Type="http://schemas.openxmlformats.org/officeDocument/2006/relationships/hyperlink" Target="https://doi.org/DOI" TargetMode="External"/><Relationship Id="rId18" Type="http://schemas.openxmlformats.org/officeDocument/2006/relationships/hyperlink" Target="https://doi.org/10.1002/tafs.10089" TargetMode="External"/><Relationship Id="rId26" Type="http://schemas.openxmlformats.org/officeDocument/2006/relationships/hyperlink" Target="https://doi.org/10.1002/rra.2926" TargetMode="External"/><Relationship Id="rId39" Type="http://schemas.microsoft.com/office/2011/relationships/people" Target="people.xml"/><Relationship Id="rId21" Type="http://schemas.openxmlformats.org/officeDocument/2006/relationships/hyperlink" Target="https://doi.org/10.1139/cjfas-2016-0430" TargetMode="External"/><Relationship Id="rId34" Type="http://schemas.openxmlformats.org/officeDocument/2006/relationships/hyperlink" Target="https://doi.org/10.1002/tafs.10446" TargetMode="External"/><Relationship Id="rId7" Type="http://schemas.microsoft.com/office/2016/09/relationships/commentsIds" Target="commentsIds.xml"/><Relationship Id="rId12" Type="http://schemas.openxmlformats.org/officeDocument/2006/relationships/hyperlink" Target="https://doi.org/Doi" TargetMode="External"/><Relationship Id="rId17" Type="http://schemas.openxmlformats.org/officeDocument/2006/relationships/hyperlink" Target="https://doi.org/10.1002/tafs.10224" TargetMode="External"/><Relationship Id="rId25" Type="http://schemas.openxmlformats.org/officeDocument/2006/relationships/hyperlink" Target="https://doi.org/10.1006/jfbi.1999.1223" TargetMode="External"/><Relationship Id="rId33" Type="http://schemas.openxmlformats.org/officeDocument/2006/relationships/hyperlink" Target="https://doi.org/10.1080/23308249.2024.2362221"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16/j.ygcen.2022.114181" TargetMode="External"/><Relationship Id="rId20" Type="http://schemas.openxmlformats.org/officeDocument/2006/relationships/hyperlink" Target="https://doi.org/http://www.jstor.org/stable/5423" TargetMode="External"/><Relationship Id="rId29" Type="http://schemas.openxmlformats.org/officeDocument/2006/relationships/hyperlink" Target="https://doi.org/https://doi.org/10.1080/00028487.2010.550244"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doi.org/10.1002/tafs.10187" TargetMode="External"/><Relationship Id="rId24" Type="http://schemas.openxmlformats.org/officeDocument/2006/relationships/hyperlink" Target="https://doi.org/10.1111/1365-2656.12212" TargetMode="External"/><Relationship Id="rId32" Type="http://schemas.openxmlformats.org/officeDocument/2006/relationships/hyperlink" Target="https://doi.org/0.1007/S00265-009-0866-7" TargetMode="External"/><Relationship Id="rId37" Type="http://schemas.openxmlformats.org/officeDocument/2006/relationships/hyperlink" Target="https://doi.org/10.1111/eva.13622" TargetMode="External"/><Relationship Id="rId40" Type="http://schemas.openxmlformats.org/officeDocument/2006/relationships/theme" Target="theme/theme1.xml"/><Relationship Id="rId5" Type="http://schemas.openxmlformats.org/officeDocument/2006/relationships/comments" Target="comments.xml"/><Relationship Id="rId15" Type="http://schemas.openxmlformats.org/officeDocument/2006/relationships/hyperlink" Target="https://doi.org/10.1016/j.cbpa.2023.111510" TargetMode="External"/><Relationship Id="rId23" Type="http://schemas.openxmlformats.org/officeDocument/2006/relationships/hyperlink" Target="https://doi.org/10.1093/icesjms/fsw109" TargetMode="External"/><Relationship Id="rId28" Type="http://schemas.openxmlformats.org/officeDocument/2006/relationships/hyperlink" Target="https://doi.org/10.1139/cjfas-2016-0065" TargetMode="External"/><Relationship Id="rId36" Type="http://schemas.openxmlformats.org/officeDocument/2006/relationships/hyperlink" Target="https://doi.org/10.1577/T04-219.1" TargetMode="External"/><Relationship Id="rId10" Type="http://schemas.openxmlformats.org/officeDocument/2006/relationships/hyperlink" Target="https://doi.org/10.1080/02755947.2016.1264506" TargetMode="External"/><Relationship Id="rId19" Type="http://schemas.openxmlformats.org/officeDocument/2006/relationships/hyperlink" Target="https://doi.org/10.1093/conphys/coz038" TargetMode="External"/><Relationship Id="rId31" Type="http://schemas.openxmlformats.org/officeDocument/2006/relationships/hyperlink" Target="https://doi.org/10.1577/M09-162.1" TargetMode="External"/><Relationship Id="rId4" Type="http://schemas.openxmlformats.org/officeDocument/2006/relationships/webSettings" Target="webSettings.xml"/><Relationship Id="rId9" Type="http://schemas.openxmlformats.org/officeDocument/2006/relationships/hyperlink" Target="https://doi.org/10.1002/fsh.10991" TargetMode="External"/><Relationship Id="rId14" Type="http://schemas.openxmlformats.org/officeDocument/2006/relationships/hyperlink" Target="https://doi.org/10.1080/02755947.2013.788586" TargetMode="External"/><Relationship Id="rId22" Type="http://schemas.openxmlformats.org/officeDocument/2006/relationships/hyperlink" Target="https://doi.org/10.1139/F08-160" TargetMode="External"/><Relationship Id="rId27" Type="http://schemas.openxmlformats.org/officeDocument/2006/relationships/hyperlink" Target="https://doi.org/10.1111/faf.12878" TargetMode="External"/><Relationship Id="rId30" Type="http://schemas.openxmlformats.org/officeDocument/2006/relationships/hyperlink" Target="https://doi.org/10.1111/j.1467-2679.2005.00174" TargetMode="External"/><Relationship Id="rId35" Type="http://schemas.openxmlformats.org/officeDocument/2006/relationships/hyperlink" Target="https://doi.org/dx.doi.org/10.1139/cjfas-2015-0233" TargetMode="External"/><Relationship Id="rId8" Type="http://schemas.microsoft.com/office/2018/08/relationships/commentsExtensible" Target="commentsExtensible.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291</TotalTime>
  <Pages>11</Pages>
  <Words>11221</Words>
  <Characters>63960</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Jenkins, Laura (ljenkins@uidaho.edu)</dc:creator>
  <cp:keywords/>
  <dc:description/>
  <cp:lastModifiedBy>Mike Ackerman</cp:lastModifiedBy>
  <cp:revision>9</cp:revision>
  <cp:lastPrinted>2026-01-22T19:05:00Z</cp:lastPrinted>
  <dcterms:created xsi:type="dcterms:W3CDTF">2026-01-29T22:27:00Z</dcterms:created>
  <dcterms:modified xsi:type="dcterms:W3CDTF">2026-02-03T20:43:00Z</dcterms:modified>
</cp:coreProperties>
</file>